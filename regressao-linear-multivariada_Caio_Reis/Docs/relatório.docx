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A44411" w14:textId="77777777" w:rsidR="00066E47" w:rsidRPr="00FA58BB" w:rsidRDefault="00066E47" w:rsidP="00066E47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FA58BB">
        <w:rPr>
          <w:rFonts w:ascii="Arial" w:hAnsi="Arial" w:cs="Arial"/>
          <w:color w:val="000000" w:themeColor="text1"/>
          <w:sz w:val="24"/>
          <w:szCs w:val="24"/>
        </w:rPr>
        <w:t>UNIVERSIDADE FEDERAL DO MARANHÃO</w:t>
      </w:r>
    </w:p>
    <w:p w14:paraId="3FD41FB6" w14:textId="77777777" w:rsidR="00066E47" w:rsidRPr="006A645E" w:rsidRDefault="00066E47" w:rsidP="00066E47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6A645E">
        <w:rPr>
          <w:rFonts w:ascii="Arial" w:eastAsia="Times New Roman" w:hAnsi="Arial" w:cs="Arial"/>
          <w:sz w:val="24"/>
          <w:szCs w:val="24"/>
        </w:rPr>
        <w:t xml:space="preserve">CENTRO DE CIÊNCIAS EXATAS E TECNOLOGIAS - CCET </w:t>
      </w:r>
    </w:p>
    <w:p w14:paraId="47D1534C" w14:textId="77777777" w:rsidR="00066E47" w:rsidRPr="006A645E" w:rsidRDefault="00066E47" w:rsidP="00066E47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6A645E">
        <w:rPr>
          <w:rFonts w:ascii="Arial" w:eastAsia="Times New Roman" w:hAnsi="Arial" w:cs="Arial"/>
          <w:sz w:val="24"/>
          <w:szCs w:val="24"/>
        </w:rPr>
        <w:t>COORDENAÇÃO DO CURSO DE ENGENHARIA DA COMPUTAÇÃO</w:t>
      </w:r>
    </w:p>
    <w:p w14:paraId="44755DB4" w14:textId="77777777" w:rsidR="00066E47" w:rsidRPr="006A645E" w:rsidDel="00066E47" w:rsidRDefault="00066E47" w:rsidP="00066E47">
      <w:pPr>
        <w:rPr>
          <w:del w:id="0" w:author="caio reis" w:date="2025-05-02T11:08:00Z" w16du:dateUtc="2025-05-02T14:08:00Z"/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598AD16" w14:textId="77777777" w:rsidR="00066E47" w:rsidRPr="006A645E" w:rsidDel="00066E47" w:rsidRDefault="00066E47" w:rsidP="00066E47">
      <w:pPr>
        <w:rPr>
          <w:del w:id="1" w:author="caio reis" w:date="2025-05-02T11:08:00Z" w16du:dateUtc="2025-05-02T14:08:00Z"/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D351802" w14:textId="77777777" w:rsidR="00066E47" w:rsidRPr="006A645E" w:rsidDel="00066E47" w:rsidRDefault="00066E47">
      <w:pPr>
        <w:rPr>
          <w:del w:id="2" w:author="caio reis" w:date="2025-05-02T11:07:00Z" w16du:dateUtc="2025-05-02T14:07:00Z"/>
          <w:rFonts w:ascii="Arial" w:hAnsi="Arial" w:cs="Arial"/>
          <w:color w:val="000000" w:themeColor="text1"/>
          <w:sz w:val="24"/>
          <w:szCs w:val="24"/>
        </w:rPr>
        <w:pPrChange w:id="3" w:author="caio reis" w:date="2025-05-02T11:08:00Z" w16du:dateUtc="2025-05-02T14:08:00Z">
          <w:pPr>
            <w:jc w:val="center"/>
          </w:pPr>
        </w:pPrChange>
      </w:pPr>
    </w:p>
    <w:p w14:paraId="68E6D798" w14:textId="77777777" w:rsidR="00066E47" w:rsidRPr="006A645E" w:rsidDel="00066E47" w:rsidRDefault="00066E47" w:rsidP="00066E47">
      <w:pPr>
        <w:rPr>
          <w:del w:id="4" w:author="caio reis" w:date="2025-05-02T11:07:00Z" w16du:dateUtc="2025-05-02T14:07:00Z"/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AE9DE5F" w14:textId="77777777" w:rsidR="00066E47" w:rsidRPr="006A645E" w:rsidDel="00B8600F" w:rsidRDefault="00066E47" w:rsidP="00066E47">
      <w:pPr>
        <w:rPr>
          <w:del w:id="5" w:author="caio reis" w:date="2025-05-03T10:55:00Z" w16du:dateUtc="2025-05-03T13:55:00Z"/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904E1E3" w14:textId="77777777" w:rsidR="00066E47" w:rsidRPr="006A645E" w:rsidDel="00B8600F" w:rsidRDefault="00066E47" w:rsidP="00066E47">
      <w:pPr>
        <w:rPr>
          <w:del w:id="6" w:author="caio reis" w:date="2025-05-03T10:55:00Z" w16du:dateUtc="2025-05-03T13:55:00Z"/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B5AB993" w14:textId="0F9CF8CE" w:rsidR="00066E47" w:rsidRPr="006A645E" w:rsidRDefault="00066E47" w:rsidP="00B8600F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6A645E">
        <w:rPr>
          <w:rFonts w:ascii="Arial" w:hAnsi="Arial" w:cs="Arial"/>
          <w:color w:val="000000" w:themeColor="text1"/>
          <w:sz w:val="24"/>
          <w:szCs w:val="24"/>
        </w:rPr>
        <w:t>IMPLEMENTAÇÃO E ANÁLISE ALGORÍTMO DE REGRESSÃO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LINEAR</w:t>
      </w:r>
      <w:ins w:id="7" w:author="caio reis" w:date="2025-05-02T11:07:00Z" w16du:dateUtc="2025-05-02T14:07:00Z">
        <w:r>
          <w:rPr>
            <w:rFonts w:ascii="Arial" w:hAnsi="Arial" w:cs="Arial"/>
            <w:color w:val="000000" w:themeColor="text1"/>
            <w:sz w:val="24"/>
            <w:szCs w:val="24"/>
          </w:rPr>
          <w:t xml:space="preserve"> </w:t>
        </w:r>
      </w:ins>
      <w:r>
        <w:rPr>
          <w:rFonts w:ascii="Arial" w:hAnsi="Arial" w:cs="Arial"/>
          <w:color w:val="000000" w:themeColor="text1"/>
          <w:sz w:val="24"/>
          <w:szCs w:val="24"/>
        </w:rPr>
        <w:t>MULTIVARIADA</w:t>
      </w:r>
    </w:p>
    <w:p w14:paraId="728E1CD5" w14:textId="77777777" w:rsidR="00066E47" w:rsidRPr="006A645E" w:rsidRDefault="00066E47" w:rsidP="00066E47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6A645E">
        <w:rPr>
          <w:rFonts w:ascii="Arial" w:hAnsi="Arial" w:cs="Arial"/>
          <w:color w:val="000000" w:themeColor="text1"/>
          <w:sz w:val="24"/>
          <w:szCs w:val="24"/>
        </w:rPr>
        <w:t xml:space="preserve">Prof. Dr. THALES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LEVI </w:t>
      </w:r>
      <w:r w:rsidRPr="006A645E">
        <w:rPr>
          <w:rFonts w:ascii="Arial" w:hAnsi="Arial" w:cs="Arial"/>
          <w:color w:val="000000" w:themeColor="text1"/>
          <w:sz w:val="24"/>
          <w:szCs w:val="24"/>
        </w:rPr>
        <w:t>AZEVEDO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VALENTE</w:t>
      </w:r>
    </w:p>
    <w:p w14:paraId="50F50ED0" w14:textId="77777777" w:rsidR="00066E47" w:rsidRPr="006A645E" w:rsidRDefault="00066E47" w:rsidP="00066E47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6A645E">
        <w:rPr>
          <w:rFonts w:ascii="Arial" w:hAnsi="Arial" w:cs="Arial"/>
          <w:color w:val="000000" w:themeColor="text1"/>
          <w:sz w:val="24"/>
          <w:szCs w:val="24"/>
        </w:rPr>
        <w:t>Discente: CAIO REIS BATISTA</w:t>
      </w:r>
    </w:p>
    <w:p w14:paraId="20623081" w14:textId="77777777" w:rsidR="00066E47" w:rsidRPr="006A645E" w:rsidRDefault="00066E47" w:rsidP="00066E4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1EB836D" w14:textId="77777777" w:rsidR="00066E47" w:rsidRPr="006A645E" w:rsidRDefault="00066E47" w:rsidP="00066E4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31DE022" w14:textId="77777777" w:rsidR="00066E47" w:rsidRPr="006A645E" w:rsidRDefault="00066E47" w:rsidP="00066E4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C2C7C26" w14:textId="77777777" w:rsidR="00066E47" w:rsidRPr="006A645E" w:rsidRDefault="00066E47" w:rsidP="00066E4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1A3AB20" w14:textId="77777777" w:rsidR="00066E47" w:rsidRPr="006A645E" w:rsidRDefault="00066E47" w:rsidP="00066E4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EE8C4FC" w14:textId="77777777" w:rsidR="00066E47" w:rsidRPr="006A645E" w:rsidRDefault="00066E47" w:rsidP="00066E4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2D9F9FF" w14:textId="77777777" w:rsidR="00066E47" w:rsidRPr="006A645E" w:rsidRDefault="00066E47" w:rsidP="00066E4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F588E9E" w14:textId="77777777" w:rsidR="00066E47" w:rsidRPr="006A645E" w:rsidRDefault="00066E47" w:rsidP="00066E4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8BB43BC" w14:textId="77777777" w:rsidR="00B8600F" w:rsidRDefault="00B8600F" w:rsidP="00B8600F">
      <w:pPr>
        <w:rPr>
          <w:ins w:id="8" w:author="caio reis" w:date="2025-05-03T10:56:00Z" w16du:dateUtc="2025-05-03T13:56:00Z"/>
          <w:rFonts w:ascii="Arial" w:hAnsi="Arial" w:cs="Arial"/>
          <w:color w:val="000000" w:themeColor="text1"/>
          <w:sz w:val="24"/>
          <w:szCs w:val="24"/>
        </w:rPr>
      </w:pPr>
    </w:p>
    <w:p w14:paraId="24FB2CE0" w14:textId="77777777" w:rsidR="00B8600F" w:rsidRDefault="00B8600F" w:rsidP="00B8600F">
      <w:pPr>
        <w:rPr>
          <w:ins w:id="9" w:author="caio reis" w:date="2025-05-03T10:56:00Z" w16du:dateUtc="2025-05-03T13:56:00Z"/>
          <w:rFonts w:ascii="Arial" w:hAnsi="Arial" w:cs="Arial"/>
          <w:color w:val="000000" w:themeColor="text1"/>
          <w:sz w:val="24"/>
          <w:szCs w:val="24"/>
        </w:rPr>
      </w:pPr>
    </w:p>
    <w:p w14:paraId="71AEA42B" w14:textId="77777777" w:rsidR="00B8600F" w:rsidRDefault="00B8600F" w:rsidP="00B8600F">
      <w:pPr>
        <w:rPr>
          <w:ins w:id="10" w:author="caio reis" w:date="2025-05-03T10:56:00Z" w16du:dateUtc="2025-05-03T13:56:00Z"/>
          <w:rFonts w:ascii="Arial" w:hAnsi="Arial" w:cs="Arial"/>
          <w:color w:val="000000" w:themeColor="text1"/>
          <w:sz w:val="24"/>
          <w:szCs w:val="24"/>
        </w:rPr>
      </w:pPr>
    </w:p>
    <w:p w14:paraId="5772E002" w14:textId="77777777" w:rsidR="00B8600F" w:rsidRDefault="00B8600F" w:rsidP="00B8600F">
      <w:pPr>
        <w:rPr>
          <w:ins w:id="11" w:author="caio reis" w:date="2025-05-03T10:56:00Z" w16du:dateUtc="2025-05-03T13:56:00Z"/>
          <w:rFonts w:ascii="Arial" w:hAnsi="Arial" w:cs="Arial"/>
          <w:color w:val="000000" w:themeColor="text1"/>
          <w:sz w:val="24"/>
          <w:szCs w:val="24"/>
        </w:rPr>
      </w:pPr>
    </w:p>
    <w:p w14:paraId="6F37BC1B" w14:textId="77777777" w:rsidR="00B8600F" w:rsidRDefault="00B8600F" w:rsidP="00B8600F">
      <w:pPr>
        <w:rPr>
          <w:ins w:id="12" w:author="caio reis" w:date="2025-05-03T10:56:00Z" w16du:dateUtc="2025-05-03T13:56:00Z"/>
          <w:rFonts w:ascii="Arial" w:hAnsi="Arial" w:cs="Arial"/>
          <w:color w:val="000000" w:themeColor="text1"/>
          <w:sz w:val="24"/>
          <w:szCs w:val="24"/>
        </w:rPr>
      </w:pPr>
    </w:p>
    <w:p w14:paraId="7ACD8CB0" w14:textId="77777777" w:rsidR="00B8600F" w:rsidRDefault="00B8600F" w:rsidP="00B8600F">
      <w:pPr>
        <w:rPr>
          <w:ins w:id="13" w:author="caio reis" w:date="2025-05-03T10:56:00Z" w16du:dateUtc="2025-05-03T13:56:00Z"/>
          <w:rFonts w:ascii="Arial" w:hAnsi="Arial" w:cs="Arial"/>
          <w:color w:val="000000" w:themeColor="text1"/>
          <w:sz w:val="24"/>
          <w:szCs w:val="24"/>
        </w:rPr>
      </w:pPr>
    </w:p>
    <w:p w14:paraId="1FFCB20B" w14:textId="77777777" w:rsidR="00B8600F" w:rsidRDefault="00B8600F" w:rsidP="00B8600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2C599FD" w14:textId="416E708E" w:rsidR="00785907" w:rsidRDefault="00066E47">
      <w:pPr>
        <w:jc w:val="center"/>
        <w:rPr>
          <w:ins w:id="14" w:author="caio reis" w:date="2025-05-03T11:09:00Z" w16du:dateUtc="2025-05-03T14:09:00Z"/>
          <w:rFonts w:ascii="Arial" w:hAnsi="Arial" w:cs="Arial"/>
          <w:color w:val="000000" w:themeColor="text1"/>
          <w:sz w:val="24"/>
          <w:szCs w:val="24"/>
        </w:rPr>
        <w:pPrChange w:id="15" w:author="caio reis" w:date="2025-05-03T11:09:00Z" w16du:dateUtc="2025-05-03T14:09:00Z">
          <w:pPr/>
        </w:pPrChange>
      </w:pPr>
      <w:r w:rsidRPr="006A645E">
        <w:rPr>
          <w:rFonts w:ascii="Arial" w:hAnsi="Arial" w:cs="Arial"/>
          <w:color w:val="000000" w:themeColor="text1"/>
          <w:sz w:val="24"/>
          <w:szCs w:val="24"/>
        </w:rPr>
        <w:t xml:space="preserve">São </w:t>
      </w:r>
      <w:proofErr w:type="spellStart"/>
      <w:r w:rsidRPr="006A645E">
        <w:rPr>
          <w:rFonts w:ascii="Arial" w:hAnsi="Arial" w:cs="Arial"/>
          <w:color w:val="000000" w:themeColor="text1"/>
          <w:sz w:val="24"/>
          <w:szCs w:val="24"/>
        </w:rPr>
        <w:t>Luís-M</w:t>
      </w:r>
      <w:r>
        <w:rPr>
          <w:rFonts w:ascii="Arial" w:hAnsi="Arial" w:cs="Arial"/>
          <w:color w:val="000000" w:themeColor="text1"/>
          <w:sz w:val="24"/>
          <w:szCs w:val="24"/>
        </w:rPr>
        <w:t>A</w:t>
      </w:r>
      <w:proofErr w:type="spellEnd"/>
    </w:p>
    <w:p w14:paraId="5CCAACEA" w14:textId="0742A521" w:rsidR="00B8600F" w:rsidRPr="00B8600F" w:rsidRDefault="00066E47">
      <w:pPr>
        <w:jc w:val="center"/>
        <w:rPr>
          <w:rFonts w:ascii="Arial" w:hAnsi="Arial" w:cs="Arial"/>
          <w:color w:val="000000" w:themeColor="text1"/>
          <w:sz w:val="24"/>
          <w:szCs w:val="24"/>
        </w:rPr>
        <w:pPrChange w:id="16" w:author="caio reis" w:date="2025-05-03T11:09:00Z" w16du:dateUtc="2025-05-03T14:09:00Z">
          <w:pPr/>
        </w:pPrChange>
      </w:pPr>
      <w:r w:rsidRPr="006A645E">
        <w:rPr>
          <w:rFonts w:ascii="Arial" w:hAnsi="Arial" w:cs="Arial"/>
          <w:color w:val="000000" w:themeColor="text1"/>
          <w:sz w:val="24"/>
          <w:szCs w:val="24"/>
        </w:rPr>
        <w:t>2025</w:t>
      </w:r>
      <w:r>
        <w:rPr>
          <w:rFonts w:ascii="Arial" w:hAnsi="Arial" w:cs="Arial"/>
          <w:color w:val="000000" w:themeColor="text1"/>
          <w:sz w:val="24"/>
          <w:szCs w:val="24"/>
        </w:rPr>
        <w:t>.1</w:t>
      </w:r>
    </w:p>
    <w:p w14:paraId="453C1192" w14:textId="08566AD1" w:rsidR="0072273E" w:rsidRPr="00B8600F" w:rsidRDefault="00E91A17" w:rsidP="00B8600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lastRenderedPageBreak/>
        <w:t>INTRODUÇÃO</w:t>
      </w:r>
    </w:p>
    <w:p w14:paraId="5A1955E7" w14:textId="77777777" w:rsidR="00E91A17" w:rsidRPr="00B8600F" w:rsidRDefault="00E91A17" w:rsidP="00B8600F">
      <w:pPr>
        <w:jc w:val="both"/>
        <w:rPr>
          <w:rFonts w:ascii="Arial" w:hAnsi="Arial" w:cs="Arial"/>
          <w:sz w:val="24"/>
          <w:szCs w:val="24"/>
        </w:rPr>
      </w:pPr>
    </w:p>
    <w:p w14:paraId="17291C8F" w14:textId="7D1921E1" w:rsidR="00E91A17" w:rsidRPr="00B8600F" w:rsidRDefault="00E91A17" w:rsidP="00B8600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A regressão linear multivariada é uma técnica fundamental em aprendizado de máquina e estatística para modelar a relação entre múltiplas variáveis independentes (features) e uma variável dependente contínua. Este trabalho analisa a implementação e comparação de dois métodos de otimização para regressão linear multivariada: Gradiente Descendente (GD) e Equação Normal (NE), além de avaliar o impacto de diferentes técnicas de normalização de features.</w:t>
      </w:r>
    </w:p>
    <w:p w14:paraId="1F395598" w14:textId="77777777" w:rsidR="00E91A17" w:rsidRPr="00B8600F" w:rsidRDefault="00E91A17" w:rsidP="00B8600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O conjunto de dados utilizado contém informações sobre casas, onde as features são o tamanho em pés quadrados e o número de quartos, e a variável alvo é o preço da casa. Este problema exemplifica perfeitamente a necessidade de regressão multivariada, pois o preço de uma casa é influenciado por múltiplos fatores.</w:t>
      </w:r>
    </w:p>
    <w:p w14:paraId="3B7871D9" w14:textId="77777777" w:rsidR="00E91A17" w:rsidRPr="00B8600F" w:rsidRDefault="00E91A17" w:rsidP="00B8600F">
      <w:pPr>
        <w:jc w:val="both"/>
        <w:rPr>
          <w:rFonts w:ascii="Arial" w:hAnsi="Arial" w:cs="Arial"/>
          <w:sz w:val="24"/>
          <w:szCs w:val="24"/>
        </w:rPr>
      </w:pPr>
    </w:p>
    <w:p w14:paraId="0AE110E7" w14:textId="52E20C0F" w:rsidR="00E91A17" w:rsidRPr="00B8600F" w:rsidRDefault="00E91A17" w:rsidP="00B8600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METODOLOGIA</w:t>
      </w:r>
    </w:p>
    <w:p w14:paraId="19A4358F" w14:textId="77777777" w:rsidR="00E91A17" w:rsidRPr="00B8600F" w:rsidRDefault="00E91A17" w:rsidP="00B8600F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</w:p>
    <w:p w14:paraId="4FDFBBD4" w14:textId="77777777" w:rsidR="00E91A17" w:rsidRPr="00B8600F" w:rsidRDefault="00E91A17" w:rsidP="00B8600F">
      <w:pPr>
        <w:pStyle w:val="PargrafodaLista"/>
        <w:numPr>
          <w:ilvl w:val="1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 xml:space="preserve">Métodos de Otimização </w:t>
      </w:r>
    </w:p>
    <w:p w14:paraId="4312B42A" w14:textId="5D6D008C" w:rsidR="00E91A17" w:rsidRPr="00B8600F" w:rsidRDefault="00E91A17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 xml:space="preserve">2.1.1Gradiente Descente </w:t>
      </w:r>
    </w:p>
    <w:p w14:paraId="41F12A6A" w14:textId="2B003C36" w:rsidR="00E91A17" w:rsidRPr="00B8600F" w:rsidRDefault="00E91A17" w:rsidP="00B8600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O Gradiente Descendente é um algoritmo iterativo que busca minimizar a função de custo J(θ) ajustando os parâmetros θ na direção oposta ao gradiente da função de custo. A implementação utiliza a seguinte atualização:</w:t>
      </w:r>
    </w:p>
    <w:p w14:paraId="5E224CC8" w14:textId="77777777" w:rsidR="00E91A17" w:rsidRPr="00B8600F" w:rsidRDefault="00E91A17" w:rsidP="00B8600F">
      <w:pPr>
        <w:jc w:val="both"/>
        <w:rPr>
          <w:rFonts w:ascii="Arial" w:hAnsi="Arial" w:cs="Arial"/>
          <w:sz w:val="24"/>
          <w:szCs w:val="24"/>
        </w:rPr>
      </w:pPr>
      <w:proofErr w:type="gramStart"/>
      <w:r w:rsidRPr="00B8600F">
        <w:rPr>
          <w:rFonts w:ascii="Arial" w:hAnsi="Arial" w:cs="Arial"/>
          <w:sz w:val="24"/>
          <w:szCs w:val="24"/>
        </w:rPr>
        <w:t>θ :</w:t>
      </w:r>
      <w:proofErr w:type="gramEnd"/>
      <w:r w:rsidRPr="00B8600F">
        <w:rPr>
          <w:rFonts w:ascii="Arial" w:hAnsi="Arial" w:cs="Arial"/>
          <w:sz w:val="24"/>
          <w:szCs w:val="24"/>
        </w:rPr>
        <w:t>= θ - α * (1/m) * (Xᵀ * (</w:t>
      </w:r>
      <w:proofErr w:type="spellStart"/>
      <w:r w:rsidRPr="00B8600F">
        <w:rPr>
          <w:rFonts w:ascii="Arial" w:hAnsi="Arial" w:cs="Arial"/>
          <w:sz w:val="24"/>
          <w:szCs w:val="24"/>
        </w:rPr>
        <w:t>Xθ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- y))</w:t>
      </w:r>
    </w:p>
    <w:p w14:paraId="47142B14" w14:textId="77777777" w:rsidR="00E91A17" w:rsidRPr="00B8600F" w:rsidRDefault="00E91A17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Onde:</w:t>
      </w:r>
    </w:p>
    <w:p w14:paraId="6BC58A89" w14:textId="77777777" w:rsidR="00E91A17" w:rsidRPr="00B8600F" w:rsidRDefault="00E91A17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- θ é o vetor de parâmetros</w:t>
      </w:r>
    </w:p>
    <w:p w14:paraId="146095AB" w14:textId="77777777" w:rsidR="00E91A17" w:rsidRPr="00B8600F" w:rsidRDefault="00E91A17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- α é a taxa de aprendizado</w:t>
      </w:r>
    </w:p>
    <w:p w14:paraId="585A8A2D" w14:textId="77777777" w:rsidR="00E91A17" w:rsidRPr="00B8600F" w:rsidRDefault="00E91A17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 xml:space="preserve">- </w:t>
      </w:r>
      <w:proofErr w:type="gramStart"/>
      <w:r w:rsidRPr="00B8600F">
        <w:rPr>
          <w:rFonts w:ascii="Arial" w:hAnsi="Arial" w:cs="Arial"/>
          <w:sz w:val="24"/>
          <w:szCs w:val="24"/>
        </w:rPr>
        <w:t>m</w:t>
      </w:r>
      <w:proofErr w:type="gramEnd"/>
      <w:r w:rsidRPr="00B8600F">
        <w:rPr>
          <w:rFonts w:ascii="Arial" w:hAnsi="Arial" w:cs="Arial"/>
          <w:sz w:val="24"/>
          <w:szCs w:val="24"/>
        </w:rPr>
        <w:t xml:space="preserve"> é o número de amostras</w:t>
      </w:r>
    </w:p>
    <w:p w14:paraId="2473BE03" w14:textId="77777777" w:rsidR="00E91A17" w:rsidRPr="00B8600F" w:rsidRDefault="00E91A17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- X é a matriz de features (com termo de bias)</w:t>
      </w:r>
    </w:p>
    <w:p w14:paraId="074D2E84" w14:textId="77777777" w:rsidR="00E91A17" w:rsidRPr="00B8600F" w:rsidRDefault="00E91A17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 xml:space="preserve">- </w:t>
      </w:r>
      <w:proofErr w:type="gramStart"/>
      <w:r w:rsidRPr="00B8600F">
        <w:rPr>
          <w:rFonts w:ascii="Arial" w:hAnsi="Arial" w:cs="Arial"/>
          <w:sz w:val="24"/>
          <w:szCs w:val="24"/>
        </w:rPr>
        <w:t>y</w:t>
      </w:r>
      <w:proofErr w:type="gramEnd"/>
      <w:r w:rsidRPr="00B8600F">
        <w:rPr>
          <w:rFonts w:ascii="Arial" w:hAnsi="Arial" w:cs="Arial"/>
          <w:sz w:val="24"/>
          <w:szCs w:val="24"/>
        </w:rPr>
        <w:t xml:space="preserve"> é o vetor de valores alvo</w:t>
      </w:r>
    </w:p>
    <w:p w14:paraId="42CBC4D7" w14:textId="288DFCB4" w:rsidR="00E91A17" w:rsidRPr="00B8600F" w:rsidRDefault="00E91A17">
      <w:pPr>
        <w:jc w:val="both"/>
        <w:rPr>
          <w:rFonts w:ascii="Arial" w:hAnsi="Arial" w:cs="Arial"/>
          <w:sz w:val="24"/>
          <w:szCs w:val="24"/>
        </w:rPr>
        <w:pPrChange w:id="17" w:author="caio reis" w:date="2025-05-01T15:29:00Z" w16du:dateUtc="2025-05-01T18:29:00Z">
          <w:pPr/>
        </w:pPrChange>
      </w:pPr>
      <w:r w:rsidRPr="00B8600F">
        <w:rPr>
          <w:rFonts w:ascii="Arial" w:hAnsi="Arial" w:cs="Arial"/>
          <w:sz w:val="24"/>
          <w:szCs w:val="24"/>
        </w:rPr>
        <w:t>O algoritmo executa um número fixo de iterações, atualizando os parâmetros e calculando o custo em cada iteração.</w:t>
      </w:r>
    </w:p>
    <w:p w14:paraId="4A502302" w14:textId="77777777" w:rsidR="00E91A17" w:rsidRPr="00B8600F" w:rsidRDefault="00E91A17">
      <w:pPr>
        <w:jc w:val="both"/>
        <w:rPr>
          <w:rFonts w:ascii="Arial" w:hAnsi="Arial" w:cs="Arial"/>
          <w:sz w:val="24"/>
          <w:szCs w:val="24"/>
        </w:rPr>
        <w:pPrChange w:id="18" w:author="caio reis" w:date="2025-05-01T15:29:00Z" w16du:dateUtc="2025-05-01T18:29:00Z">
          <w:pPr/>
        </w:pPrChange>
      </w:pPr>
    </w:p>
    <w:p w14:paraId="02FD78B1" w14:textId="4EACB612" w:rsidR="00E91A17" w:rsidRPr="00B8600F" w:rsidRDefault="00E91A17">
      <w:pPr>
        <w:jc w:val="both"/>
        <w:rPr>
          <w:rFonts w:ascii="Arial" w:hAnsi="Arial" w:cs="Arial"/>
          <w:sz w:val="24"/>
          <w:szCs w:val="24"/>
        </w:rPr>
        <w:pPrChange w:id="19" w:author="caio reis" w:date="2025-05-01T15:29:00Z" w16du:dateUtc="2025-05-01T18:29:00Z">
          <w:pPr/>
        </w:pPrChange>
      </w:pPr>
      <w:r w:rsidRPr="00B8600F">
        <w:rPr>
          <w:rFonts w:ascii="Arial" w:hAnsi="Arial" w:cs="Arial"/>
          <w:sz w:val="24"/>
          <w:szCs w:val="24"/>
        </w:rPr>
        <w:t>2.1.2 Equação Normal</w:t>
      </w:r>
    </w:p>
    <w:p w14:paraId="5D4E112D" w14:textId="77777777" w:rsidR="00E91A17" w:rsidRPr="00B8600F" w:rsidRDefault="00E91A17">
      <w:pPr>
        <w:ind w:firstLine="708"/>
        <w:jc w:val="both"/>
        <w:rPr>
          <w:rFonts w:ascii="Arial" w:hAnsi="Arial" w:cs="Arial"/>
          <w:sz w:val="24"/>
          <w:szCs w:val="24"/>
        </w:rPr>
        <w:pPrChange w:id="20" w:author="caio reis" w:date="2025-05-03T11:10:00Z" w16du:dateUtc="2025-05-03T14:10:00Z">
          <w:pPr/>
        </w:pPrChange>
      </w:pPr>
      <w:r w:rsidRPr="00B8600F">
        <w:rPr>
          <w:rFonts w:ascii="Arial" w:hAnsi="Arial" w:cs="Arial"/>
          <w:sz w:val="24"/>
          <w:szCs w:val="24"/>
        </w:rPr>
        <w:t>A Equação Normal oferece uma solução fechada para o problema de regressão linear, calculando diretamente os parâmetros ótimos sem iterações:</w:t>
      </w:r>
    </w:p>
    <w:p w14:paraId="16F5E0D7" w14:textId="77777777" w:rsidR="00E91A17" w:rsidRPr="00B8600F" w:rsidRDefault="00E91A17">
      <w:pPr>
        <w:jc w:val="both"/>
        <w:rPr>
          <w:rFonts w:ascii="Arial" w:hAnsi="Arial" w:cs="Arial"/>
          <w:sz w:val="24"/>
          <w:szCs w:val="24"/>
        </w:rPr>
        <w:pPrChange w:id="21" w:author="caio reis" w:date="2025-05-01T15:29:00Z" w16du:dateUtc="2025-05-01T18:29:00Z">
          <w:pPr/>
        </w:pPrChange>
      </w:pPr>
    </w:p>
    <w:p w14:paraId="71BF4463" w14:textId="77777777" w:rsidR="00E91A17" w:rsidRPr="00537647" w:rsidRDefault="00E91A17">
      <w:pPr>
        <w:jc w:val="both"/>
        <w:rPr>
          <w:rFonts w:ascii="Arial" w:hAnsi="Arial" w:cs="Arial"/>
          <w:sz w:val="24"/>
          <w:szCs w:val="24"/>
          <w:rPrChange w:id="22" w:author="caio reis" w:date="2025-05-01T15:29:00Z" w16du:dateUtc="2025-05-01T18:29:00Z">
            <w:rPr/>
          </w:rPrChange>
        </w:rPr>
        <w:pPrChange w:id="23" w:author="caio reis" w:date="2025-05-01T15:29:00Z" w16du:dateUtc="2025-05-01T18:29:00Z">
          <w:pPr/>
        </w:pPrChange>
      </w:pPr>
      <w:r w:rsidRPr="00B8600F">
        <w:rPr>
          <w:rFonts w:ascii="Arial" w:hAnsi="Arial" w:cs="Arial"/>
          <w:sz w:val="24"/>
          <w:szCs w:val="24"/>
        </w:rPr>
        <w:lastRenderedPageBreak/>
        <w:t>θ = (X</w:t>
      </w:r>
      <w:r w:rsidRPr="00537647">
        <w:rPr>
          <w:rFonts w:ascii="Arial" w:hAnsi="Arial" w:cs="Arial"/>
          <w:sz w:val="24"/>
          <w:szCs w:val="24"/>
          <w:rPrChange w:id="24" w:author="caio reis" w:date="2025-05-01T15:29:00Z" w16du:dateUtc="2025-05-01T18:29:00Z">
            <w:rPr>
              <w:rFonts w:ascii="Arial" w:hAnsi="Arial" w:cs="Arial"/>
            </w:rPr>
          </w:rPrChange>
        </w:rPr>
        <w:t>ᵀ</w:t>
      </w:r>
      <w:r w:rsidRPr="00537647">
        <w:rPr>
          <w:rFonts w:ascii="Arial" w:hAnsi="Arial" w:cs="Arial"/>
          <w:sz w:val="24"/>
          <w:szCs w:val="24"/>
          <w:rPrChange w:id="25" w:author="caio reis" w:date="2025-05-01T15:29:00Z" w16du:dateUtc="2025-05-01T18:29:00Z">
            <w:rPr/>
          </w:rPrChange>
        </w:rPr>
        <w:t>X)</w:t>
      </w:r>
      <w:r w:rsidRPr="00537647">
        <w:rPr>
          <w:rFonts w:ascii="Cambria Math" w:hAnsi="Cambria Math" w:cs="Cambria Math"/>
          <w:sz w:val="24"/>
          <w:szCs w:val="24"/>
          <w:rPrChange w:id="26" w:author="caio reis" w:date="2025-05-01T15:29:00Z" w16du:dateUtc="2025-05-01T18:29:00Z">
            <w:rPr>
              <w:rFonts w:ascii="Cambria Math" w:hAnsi="Cambria Math" w:cs="Cambria Math"/>
            </w:rPr>
          </w:rPrChange>
        </w:rPr>
        <w:t>⁻</w:t>
      </w:r>
      <w:r w:rsidRPr="00537647">
        <w:rPr>
          <w:rFonts w:ascii="Arial" w:hAnsi="Arial" w:cs="Arial"/>
          <w:sz w:val="24"/>
          <w:szCs w:val="24"/>
          <w:rPrChange w:id="27" w:author="caio reis" w:date="2025-05-01T15:29:00Z" w16du:dateUtc="2025-05-01T18:29:00Z">
            <w:rPr>
              <w:rFonts w:ascii="Aptos" w:hAnsi="Aptos" w:cs="Aptos"/>
            </w:rPr>
          </w:rPrChange>
        </w:rPr>
        <w:t>¹</w:t>
      </w:r>
      <w:r w:rsidRPr="00537647">
        <w:rPr>
          <w:rFonts w:ascii="Arial" w:hAnsi="Arial" w:cs="Arial"/>
          <w:sz w:val="24"/>
          <w:szCs w:val="24"/>
          <w:rPrChange w:id="28" w:author="caio reis" w:date="2025-05-01T15:29:00Z" w16du:dateUtc="2025-05-01T18:29:00Z">
            <w:rPr/>
          </w:rPrChange>
        </w:rPr>
        <w:t xml:space="preserve"> X</w:t>
      </w:r>
      <w:r w:rsidRPr="00537647">
        <w:rPr>
          <w:rFonts w:ascii="Arial" w:hAnsi="Arial" w:cs="Arial"/>
          <w:sz w:val="24"/>
          <w:szCs w:val="24"/>
          <w:rPrChange w:id="29" w:author="caio reis" w:date="2025-05-01T15:29:00Z" w16du:dateUtc="2025-05-01T18:29:00Z">
            <w:rPr>
              <w:rFonts w:ascii="Arial" w:hAnsi="Arial" w:cs="Arial"/>
            </w:rPr>
          </w:rPrChange>
        </w:rPr>
        <w:t>ᵀ</w:t>
      </w:r>
      <w:r w:rsidRPr="00537647">
        <w:rPr>
          <w:rFonts w:ascii="Arial" w:hAnsi="Arial" w:cs="Arial"/>
          <w:sz w:val="24"/>
          <w:szCs w:val="24"/>
          <w:rPrChange w:id="30" w:author="caio reis" w:date="2025-05-01T15:29:00Z" w16du:dateUtc="2025-05-01T18:29:00Z">
            <w:rPr/>
          </w:rPrChange>
        </w:rPr>
        <w:t xml:space="preserve"> y</w:t>
      </w:r>
    </w:p>
    <w:p w14:paraId="51AF7137" w14:textId="77777777" w:rsidR="00E91A17" w:rsidRPr="00537647" w:rsidRDefault="00E91A17">
      <w:pPr>
        <w:jc w:val="both"/>
        <w:rPr>
          <w:rFonts w:ascii="Arial" w:hAnsi="Arial" w:cs="Arial"/>
          <w:sz w:val="24"/>
          <w:szCs w:val="24"/>
          <w:rPrChange w:id="31" w:author="caio reis" w:date="2025-05-01T15:29:00Z" w16du:dateUtc="2025-05-01T18:29:00Z">
            <w:rPr/>
          </w:rPrChange>
        </w:rPr>
        <w:pPrChange w:id="32" w:author="caio reis" w:date="2025-05-01T15:29:00Z" w16du:dateUtc="2025-05-01T18:29:00Z">
          <w:pPr/>
        </w:pPrChange>
      </w:pPr>
    </w:p>
    <w:p w14:paraId="7CE503F8" w14:textId="52973082" w:rsidR="00E91A17" w:rsidRPr="00785907" w:rsidRDefault="00E91A17">
      <w:pPr>
        <w:jc w:val="both"/>
        <w:rPr>
          <w:rFonts w:ascii="Arial" w:hAnsi="Arial" w:cs="Arial"/>
          <w:sz w:val="24"/>
          <w:szCs w:val="24"/>
        </w:rPr>
        <w:pPrChange w:id="33" w:author="caio reis" w:date="2025-05-01T15:29:00Z" w16du:dateUtc="2025-05-01T18:29:00Z">
          <w:pPr/>
        </w:pPrChange>
      </w:pPr>
      <w:r w:rsidRPr="00537647">
        <w:rPr>
          <w:rFonts w:ascii="Arial" w:hAnsi="Arial" w:cs="Arial"/>
          <w:sz w:val="24"/>
          <w:szCs w:val="24"/>
          <w:rPrChange w:id="34" w:author="caio reis" w:date="2025-05-01T15:29:00Z" w16du:dateUtc="2025-05-01T18:29:00Z">
            <w:rPr/>
          </w:rPrChange>
        </w:rPr>
        <w:t xml:space="preserve">A implementação utiliza a </w:t>
      </w:r>
      <w:proofErr w:type="spellStart"/>
      <w:r w:rsidRPr="00537647">
        <w:rPr>
          <w:rFonts w:ascii="Arial" w:hAnsi="Arial" w:cs="Arial"/>
          <w:sz w:val="24"/>
          <w:szCs w:val="24"/>
          <w:rPrChange w:id="35" w:author="caio reis" w:date="2025-05-01T15:29:00Z" w16du:dateUtc="2025-05-01T18:29:00Z">
            <w:rPr/>
          </w:rPrChange>
        </w:rPr>
        <w:t>pseudo-inversa</w:t>
      </w:r>
      <w:proofErr w:type="spellEnd"/>
      <w:r w:rsidRPr="00537647">
        <w:rPr>
          <w:rFonts w:ascii="Arial" w:hAnsi="Arial" w:cs="Arial"/>
          <w:sz w:val="24"/>
          <w:szCs w:val="24"/>
          <w:rPrChange w:id="36" w:author="caio reis" w:date="2025-05-01T15:29:00Z" w16du:dateUtc="2025-05-01T18:29:00Z">
            <w:rPr/>
          </w:rPrChange>
        </w:rPr>
        <w:t xml:space="preserve"> (</w:t>
      </w:r>
      <w:proofErr w:type="spellStart"/>
      <w:proofErr w:type="gramStart"/>
      <w:r w:rsidRPr="00537647">
        <w:rPr>
          <w:rFonts w:ascii="Arial" w:hAnsi="Arial" w:cs="Arial"/>
          <w:sz w:val="24"/>
          <w:szCs w:val="24"/>
          <w:rPrChange w:id="37" w:author="caio reis" w:date="2025-05-01T15:29:00Z" w16du:dateUtc="2025-05-01T18:29:00Z">
            <w:rPr/>
          </w:rPrChange>
        </w:rPr>
        <w:t>np.linalg</w:t>
      </w:r>
      <w:proofErr w:type="gramEnd"/>
      <w:r w:rsidRPr="00537647">
        <w:rPr>
          <w:rFonts w:ascii="Arial" w:hAnsi="Arial" w:cs="Arial"/>
          <w:sz w:val="24"/>
          <w:szCs w:val="24"/>
          <w:rPrChange w:id="38" w:author="caio reis" w:date="2025-05-01T15:29:00Z" w16du:dateUtc="2025-05-01T18:29:00Z">
            <w:rPr/>
          </w:rPrChange>
        </w:rPr>
        <w:t>.pinv</w:t>
      </w:r>
      <w:proofErr w:type="spellEnd"/>
      <w:r w:rsidRPr="00537647">
        <w:rPr>
          <w:rFonts w:ascii="Arial" w:hAnsi="Arial" w:cs="Arial"/>
          <w:sz w:val="24"/>
          <w:szCs w:val="24"/>
          <w:rPrChange w:id="39" w:author="caio reis" w:date="2025-05-01T15:29:00Z" w16du:dateUtc="2025-05-01T18:29:00Z">
            <w:rPr/>
          </w:rPrChange>
        </w:rPr>
        <w:t xml:space="preserve">) para lidar com casos </w:t>
      </w:r>
      <w:proofErr w:type="gramStart"/>
      <w:r w:rsidRPr="00537647">
        <w:rPr>
          <w:rFonts w:ascii="Arial" w:hAnsi="Arial" w:cs="Arial"/>
          <w:sz w:val="24"/>
          <w:szCs w:val="24"/>
          <w:rPrChange w:id="40" w:author="caio reis" w:date="2025-05-01T15:29:00Z" w16du:dateUtc="2025-05-01T18:29:00Z">
            <w:rPr/>
          </w:rPrChange>
        </w:rPr>
        <w:t>onde</w:t>
      </w:r>
      <w:proofErr w:type="gramEnd"/>
      <w:r w:rsidRPr="00537647">
        <w:rPr>
          <w:rFonts w:ascii="Arial" w:hAnsi="Arial" w:cs="Arial"/>
          <w:sz w:val="24"/>
          <w:szCs w:val="24"/>
          <w:rPrChange w:id="41" w:author="caio reis" w:date="2025-05-01T15:29:00Z" w16du:dateUtc="2025-05-01T18:29:00Z">
            <w:rPr/>
          </w:rPrChange>
        </w:rPr>
        <w:t xml:space="preserve"> a matriz X</w:t>
      </w:r>
      <w:r w:rsidRPr="00537647">
        <w:rPr>
          <w:rFonts w:ascii="Arial" w:hAnsi="Arial" w:cs="Arial"/>
          <w:sz w:val="24"/>
          <w:szCs w:val="24"/>
          <w:rPrChange w:id="42" w:author="caio reis" w:date="2025-05-01T15:29:00Z" w16du:dateUtc="2025-05-01T18:29:00Z">
            <w:rPr>
              <w:rFonts w:ascii="Arial" w:hAnsi="Arial" w:cs="Arial"/>
            </w:rPr>
          </w:rPrChange>
        </w:rPr>
        <w:t>ᵀ</w:t>
      </w:r>
      <w:r w:rsidRPr="00785907">
        <w:rPr>
          <w:rFonts w:ascii="Arial" w:hAnsi="Arial" w:cs="Arial"/>
          <w:sz w:val="24"/>
          <w:szCs w:val="24"/>
        </w:rPr>
        <w:t>X pode não ser invertível ou mal condicionada.</w:t>
      </w:r>
    </w:p>
    <w:p w14:paraId="298FD67E" w14:textId="77777777" w:rsidR="00E91A17" w:rsidRPr="00785907" w:rsidRDefault="00E91A17">
      <w:pPr>
        <w:jc w:val="both"/>
        <w:rPr>
          <w:rFonts w:ascii="Arial" w:hAnsi="Arial" w:cs="Arial"/>
          <w:sz w:val="24"/>
          <w:szCs w:val="24"/>
        </w:rPr>
        <w:pPrChange w:id="43" w:author="caio reis" w:date="2025-05-01T15:29:00Z" w16du:dateUtc="2025-05-01T18:29:00Z">
          <w:pPr/>
        </w:pPrChange>
      </w:pPr>
    </w:p>
    <w:p w14:paraId="0321B179" w14:textId="181DEDDD" w:rsidR="00E91A17" w:rsidRPr="00785907" w:rsidRDefault="00E91A17" w:rsidP="00785907">
      <w:pPr>
        <w:pStyle w:val="PargrafodaLista"/>
        <w:numPr>
          <w:ilvl w:val="1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785907">
        <w:rPr>
          <w:rFonts w:ascii="Arial" w:hAnsi="Arial" w:cs="Arial"/>
          <w:sz w:val="24"/>
          <w:szCs w:val="24"/>
        </w:rPr>
        <w:t>Técnicas de Normalização</w:t>
      </w:r>
    </w:p>
    <w:p w14:paraId="14944B6A" w14:textId="4454CF0F" w:rsidR="00E91A17" w:rsidRPr="00785907" w:rsidRDefault="00785907" w:rsidP="00785907">
      <w:pPr>
        <w:jc w:val="both"/>
        <w:rPr>
          <w:rFonts w:ascii="Arial" w:hAnsi="Arial" w:cs="Arial"/>
          <w:sz w:val="24"/>
          <w:szCs w:val="24"/>
        </w:rPr>
      </w:pPr>
      <w:ins w:id="44" w:author="caio reis" w:date="2025-05-03T11:11:00Z" w16du:dateUtc="2025-05-03T14:11:00Z">
        <w:r>
          <w:rPr>
            <w:rFonts w:ascii="Arial" w:hAnsi="Arial" w:cs="Arial"/>
            <w:sz w:val="24"/>
            <w:szCs w:val="24"/>
          </w:rPr>
          <w:t xml:space="preserve">2.2.1 </w:t>
        </w:r>
      </w:ins>
      <w:r w:rsidR="00E91A17" w:rsidRPr="00785907">
        <w:rPr>
          <w:rFonts w:ascii="Arial" w:hAnsi="Arial" w:cs="Arial"/>
          <w:sz w:val="24"/>
          <w:szCs w:val="24"/>
        </w:rPr>
        <w:t>Normalização Z-Score</w:t>
      </w:r>
    </w:p>
    <w:p w14:paraId="55A7BE35" w14:textId="762A0A64" w:rsidR="00E91A17" w:rsidRPr="00785907" w:rsidRDefault="00537647">
      <w:pPr>
        <w:ind w:firstLine="708"/>
        <w:jc w:val="both"/>
        <w:rPr>
          <w:rFonts w:ascii="Arial" w:hAnsi="Arial" w:cs="Arial"/>
          <w:sz w:val="24"/>
          <w:szCs w:val="24"/>
          <w:rPrChange w:id="45" w:author="caio reis" w:date="2025-05-03T11:11:00Z" w16du:dateUtc="2025-05-03T14:11:00Z">
            <w:rPr/>
          </w:rPrChange>
        </w:rPr>
        <w:pPrChange w:id="46" w:author="caio reis" w:date="2025-05-03T11:11:00Z" w16du:dateUtc="2025-05-03T14:11:00Z">
          <w:pPr>
            <w:pStyle w:val="PargrafodaLista"/>
          </w:pPr>
        </w:pPrChange>
      </w:pPr>
      <w:r w:rsidRPr="00785907">
        <w:rPr>
          <w:rFonts w:ascii="Arial" w:hAnsi="Arial" w:cs="Arial"/>
          <w:sz w:val="24"/>
          <w:szCs w:val="24"/>
          <w:rPrChange w:id="47" w:author="caio reis" w:date="2025-05-03T11:11:00Z" w16du:dateUtc="2025-05-03T14:11:00Z">
            <w:rPr/>
          </w:rPrChange>
        </w:rPr>
        <w:t xml:space="preserve">Esta técnica normaliza as features para terem média zero e desvio padrão unitário: </w:t>
      </w:r>
    </w:p>
    <w:p w14:paraId="09F4E8ED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48" w:author="caio reis" w:date="2025-05-01T15:29:00Z" w16du:dateUtc="2025-05-01T18:29:00Z">
          <w:pPr/>
        </w:pPrChange>
      </w:pPr>
      <w:proofErr w:type="spellStart"/>
      <w:r w:rsidRPr="00785907">
        <w:rPr>
          <w:rFonts w:ascii="Arial" w:hAnsi="Arial" w:cs="Arial"/>
          <w:sz w:val="24"/>
          <w:szCs w:val="24"/>
        </w:rPr>
        <w:t>X_norm</w:t>
      </w:r>
      <w:proofErr w:type="spellEnd"/>
      <w:r w:rsidRPr="00785907">
        <w:rPr>
          <w:rFonts w:ascii="Arial" w:hAnsi="Arial" w:cs="Arial"/>
          <w:sz w:val="24"/>
          <w:szCs w:val="24"/>
        </w:rPr>
        <w:t xml:space="preserve"> = (X - μ) / σ</w:t>
      </w:r>
    </w:p>
    <w:p w14:paraId="13987FE0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49" w:author="caio reis" w:date="2025-05-01T15:29:00Z" w16du:dateUtc="2025-05-01T18:29:00Z">
          <w:pPr/>
        </w:pPrChange>
      </w:pPr>
    </w:p>
    <w:p w14:paraId="5C6E7B8E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50" w:author="caio reis" w:date="2025-05-01T15:29:00Z" w16du:dateUtc="2025-05-01T18:29:00Z">
          <w:pPr/>
        </w:pPrChange>
      </w:pPr>
      <w:r w:rsidRPr="00785907">
        <w:rPr>
          <w:rFonts w:ascii="Arial" w:hAnsi="Arial" w:cs="Arial"/>
          <w:sz w:val="24"/>
          <w:szCs w:val="24"/>
        </w:rPr>
        <w:t>Onde:</w:t>
      </w:r>
    </w:p>
    <w:p w14:paraId="1586E5DB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51" w:author="caio reis" w:date="2025-05-01T15:29:00Z" w16du:dateUtc="2025-05-01T18:29:00Z">
          <w:pPr/>
        </w:pPrChange>
      </w:pPr>
      <w:r w:rsidRPr="00785907">
        <w:rPr>
          <w:rFonts w:ascii="Arial" w:hAnsi="Arial" w:cs="Arial"/>
          <w:sz w:val="24"/>
          <w:szCs w:val="24"/>
        </w:rPr>
        <w:t>- μ é o vetor de médias de cada feature</w:t>
      </w:r>
    </w:p>
    <w:p w14:paraId="732CD248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52" w:author="caio reis" w:date="2025-05-01T15:29:00Z" w16du:dateUtc="2025-05-01T18:29:00Z">
          <w:pPr/>
        </w:pPrChange>
      </w:pPr>
      <w:r w:rsidRPr="00785907">
        <w:rPr>
          <w:rFonts w:ascii="Arial" w:hAnsi="Arial" w:cs="Arial"/>
          <w:sz w:val="24"/>
          <w:szCs w:val="24"/>
        </w:rPr>
        <w:t>- σ é o vetor de desvios padrão de cada feature</w:t>
      </w:r>
    </w:p>
    <w:p w14:paraId="4F6A5000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53" w:author="caio reis" w:date="2025-05-01T15:29:00Z" w16du:dateUtc="2025-05-01T18:29:00Z">
          <w:pPr/>
        </w:pPrChange>
      </w:pPr>
    </w:p>
    <w:p w14:paraId="29BD0FCC" w14:textId="31C0E051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54" w:author="caio reis" w:date="2025-05-01T15:29:00Z" w16du:dateUtc="2025-05-01T18:29:00Z">
          <w:pPr/>
        </w:pPrChange>
      </w:pPr>
      <w:r w:rsidRPr="00785907">
        <w:rPr>
          <w:rFonts w:ascii="Arial" w:hAnsi="Arial" w:cs="Arial"/>
          <w:sz w:val="24"/>
          <w:szCs w:val="24"/>
        </w:rPr>
        <w:t>2.2.2 Normalização Min-Max (</w:t>
      </w:r>
      <w:proofErr w:type="spellStart"/>
      <w:r w:rsidRPr="00785907">
        <w:rPr>
          <w:rFonts w:ascii="Arial" w:hAnsi="Arial" w:cs="Arial"/>
          <w:sz w:val="24"/>
          <w:szCs w:val="24"/>
        </w:rPr>
        <w:t>features_normalizes_by_min_max</w:t>
      </w:r>
      <w:proofErr w:type="spellEnd"/>
      <w:r w:rsidRPr="00785907">
        <w:rPr>
          <w:rFonts w:ascii="Arial" w:hAnsi="Arial" w:cs="Arial"/>
          <w:sz w:val="24"/>
          <w:szCs w:val="24"/>
        </w:rPr>
        <w:t>)</w:t>
      </w:r>
    </w:p>
    <w:p w14:paraId="7871EF44" w14:textId="413F10E7" w:rsidR="00537647" w:rsidRPr="00785907" w:rsidRDefault="00537647">
      <w:pPr>
        <w:ind w:firstLine="708"/>
        <w:jc w:val="both"/>
        <w:rPr>
          <w:rFonts w:ascii="Arial" w:hAnsi="Arial" w:cs="Arial"/>
          <w:sz w:val="24"/>
          <w:szCs w:val="24"/>
        </w:rPr>
        <w:pPrChange w:id="55" w:author="caio reis" w:date="2025-05-01T15:29:00Z" w16du:dateUtc="2025-05-01T18:29:00Z">
          <w:pPr/>
        </w:pPrChange>
      </w:pPr>
      <w:r w:rsidRPr="00785907">
        <w:rPr>
          <w:rFonts w:ascii="Arial" w:hAnsi="Arial" w:cs="Arial"/>
          <w:sz w:val="24"/>
          <w:szCs w:val="24"/>
        </w:rPr>
        <w:t>Esta técnica normaliza as features para o intervalo [0, 1]:</w:t>
      </w:r>
    </w:p>
    <w:p w14:paraId="45F4F0B9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56" w:author="caio reis" w:date="2025-05-01T15:29:00Z" w16du:dateUtc="2025-05-01T18:29:00Z">
          <w:pPr/>
        </w:pPrChange>
      </w:pPr>
      <w:proofErr w:type="spellStart"/>
      <w:r w:rsidRPr="00785907">
        <w:rPr>
          <w:rFonts w:ascii="Arial" w:hAnsi="Arial" w:cs="Arial"/>
          <w:sz w:val="24"/>
          <w:szCs w:val="24"/>
        </w:rPr>
        <w:t>X_norm</w:t>
      </w:r>
      <w:proofErr w:type="spellEnd"/>
      <w:r w:rsidRPr="00785907">
        <w:rPr>
          <w:rFonts w:ascii="Arial" w:hAnsi="Arial" w:cs="Arial"/>
          <w:sz w:val="24"/>
          <w:szCs w:val="24"/>
        </w:rPr>
        <w:t xml:space="preserve"> = (X - min) / (</w:t>
      </w:r>
      <w:proofErr w:type="spellStart"/>
      <w:r w:rsidRPr="00785907">
        <w:rPr>
          <w:rFonts w:ascii="Arial" w:hAnsi="Arial" w:cs="Arial"/>
          <w:sz w:val="24"/>
          <w:szCs w:val="24"/>
        </w:rPr>
        <w:t>max</w:t>
      </w:r>
      <w:proofErr w:type="spellEnd"/>
      <w:r w:rsidRPr="00785907">
        <w:rPr>
          <w:rFonts w:ascii="Arial" w:hAnsi="Arial" w:cs="Arial"/>
          <w:sz w:val="24"/>
          <w:szCs w:val="24"/>
        </w:rPr>
        <w:t xml:space="preserve"> - min)</w:t>
      </w:r>
    </w:p>
    <w:p w14:paraId="60C3CE22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57" w:author="caio reis" w:date="2025-05-01T15:29:00Z" w16du:dateUtc="2025-05-01T18:29:00Z">
          <w:pPr/>
        </w:pPrChange>
      </w:pPr>
    </w:p>
    <w:p w14:paraId="52C7E1E4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58" w:author="caio reis" w:date="2025-05-01T15:29:00Z" w16du:dateUtc="2025-05-01T18:29:00Z">
          <w:pPr/>
        </w:pPrChange>
      </w:pPr>
      <w:r w:rsidRPr="00785907">
        <w:rPr>
          <w:rFonts w:ascii="Arial" w:hAnsi="Arial" w:cs="Arial"/>
          <w:sz w:val="24"/>
          <w:szCs w:val="24"/>
        </w:rPr>
        <w:t>Onde:</w:t>
      </w:r>
    </w:p>
    <w:p w14:paraId="5931C51D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59" w:author="caio reis" w:date="2025-05-01T15:29:00Z" w16du:dateUtc="2025-05-01T18:29:00Z">
          <w:pPr/>
        </w:pPrChange>
      </w:pPr>
      <w:r w:rsidRPr="00785907">
        <w:rPr>
          <w:rFonts w:ascii="Arial" w:hAnsi="Arial" w:cs="Arial"/>
          <w:sz w:val="24"/>
          <w:szCs w:val="24"/>
        </w:rPr>
        <w:t xml:space="preserve">- </w:t>
      </w:r>
      <w:proofErr w:type="gramStart"/>
      <w:r w:rsidRPr="00785907">
        <w:rPr>
          <w:rFonts w:ascii="Arial" w:hAnsi="Arial" w:cs="Arial"/>
          <w:sz w:val="24"/>
          <w:szCs w:val="24"/>
        </w:rPr>
        <w:t>min</w:t>
      </w:r>
      <w:proofErr w:type="gramEnd"/>
      <w:r w:rsidRPr="00785907">
        <w:rPr>
          <w:rFonts w:ascii="Arial" w:hAnsi="Arial" w:cs="Arial"/>
          <w:sz w:val="24"/>
          <w:szCs w:val="24"/>
        </w:rPr>
        <w:t xml:space="preserve"> é o vetor de valores mínimos de cada feature</w:t>
      </w:r>
    </w:p>
    <w:p w14:paraId="6563C8D8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60" w:author="caio reis" w:date="2025-05-01T15:29:00Z" w16du:dateUtc="2025-05-01T18:29:00Z">
          <w:pPr/>
        </w:pPrChange>
      </w:pPr>
      <w:r w:rsidRPr="00785907">
        <w:rPr>
          <w:rFonts w:ascii="Arial" w:hAnsi="Arial" w:cs="Arial"/>
          <w:sz w:val="24"/>
          <w:szCs w:val="24"/>
        </w:rPr>
        <w:t xml:space="preserve">- </w:t>
      </w:r>
      <w:proofErr w:type="spellStart"/>
      <w:proofErr w:type="gramStart"/>
      <w:r w:rsidRPr="00785907">
        <w:rPr>
          <w:rFonts w:ascii="Arial" w:hAnsi="Arial" w:cs="Arial"/>
          <w:sz w:val="24"/>
          <w:szCs w:val="24"/>
        </w:rPr>
        <w:t>max</w:t>
      </w:r>
      <w:proofErr w:type="spellEnd"/>
      <w:proofErr w:type="gramEnd"/>
      <w:r w:rsidRPr="00785907">
        <w:rPr>
          <w:rFonts w:ascii="Arial" w:hAnsi="Arial" w:cs="Arial"/>
          <w:sz w:val="24"/>
          <w:szCs w:val="24"/>
        </w:rPr>
        <w:t xml:space="preserve"> é o vetor de valores máximos de cada feature</w:t>
      </w:r>
    </w:p>
    <w:p w14:paraId="0AC79183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61" w:author="caio reis" w:date="2025-05-01T15:29:00Z" w16du:dateUtc="2025-05-01T18:29:00Z">
          <w:pPr/>
        </w:pPrChange>
      </w:pPr>
    </w:p>
    <w:p w14:paraId="3AA5EB47" w14:textId="01FC748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62" w:author="caio reis" w:date="2025-05-01T15:29:00Z" w16du:dateUtc="2025-05-01T18:29:00Z">
          <w:pPr/>
        </w:pPrChange>
      </w:pPr>
      <w:r w:rsidRPr="00785907">
        <w:rPr>
          <w:rFonts w:ascii="Arial" w:hAnsi="Arial" w:cs="Arial"/>
          <w:sz w:val="24"/>
          <w:szCs w:val="24"/>
        </w:rPr>
        <w:t xml:space="preserve"> 2.3 Métricas de Avaliação</w:t>
      </w:r>
    </w:p>
    <w:p w14:paraId="0A3FDA03" w14:textId="77777777" w:rsidR="00537647" w:rsidRPr="00537647" w:rsidRDefault="00537647">
      <w:pPr>
        <w:ind w:firstLine="708"/>
        <w:jc w:val="both"/>
        <w:rPr>
          <w:rFonts w:ascii="Arial" w:hAnsi="Arial" w:cs="Arial"/>
          <w:sz w:val="24"/>
          <w:szCs w:val="24"/>
          <w:u w:val="single"/>
          <w:rPrChange w:id="63" w:author="caio reis" w:date="2025-05-01T15:29:00Z" w16du:dateUtc="2025-05-01T18:29:00Z">
            <w:rPr/>
          </w:rPrChange>
        </w:rPr>
        <w:pPrChange w:id="64" w:author="caio reis" w:date="2025-05-01T15:29:00Z" w16du:dateUtc="2025-05-01T18:29:00Z">
          <w:pPr/>
        </w:pPrChange>
      </w:pPr>
      <w:r w:rsidRPr="00785907">
        <w:rPr>
          <w:rFonts w:ascii="Arial" w:hAnsi="Arial" w:cs="Arial"/>
          <w:sz w:val="24"/>
          <w:szCs w:val="24"/>
        </w:rPr>
        <w:t>Para comparar os métodos, utilizamos:</w:t>
      </w:r>
    </w:p>
    <w:p w14:paraId="4E9B690D" w14:textId="77777777" w:rsidR="00537647" w:rsidRPr="00537647" w:rsidRDefault="00537647">
      <w:pPr>
        <w:jc w:val="both"/>
        <w:rPr>
          <w:rFonts w:ascii="Arial" w:hAnsi="Arial" w:cs="Arial"/>
          <w:sz w:val="24"/>
          <w:szCs w:val="24"/>
          <w:rPrChange w:id="65" w:author="caio reis" w:date="2025-05-01T15:29:00Z" w16du:dateUtc="2025-05-01T18:29:00Z">
            <w:rPr/>
          </w:rPrChange>
        </w:rPr>
        <w:pPrChange w:id="66" w:author="caio reis" w:date="2025-05-01T15:29:00Z" w16du:dateUtc="2025-05-01T18:29:00Z">
          <w:pPr/>
        </w:pPrChange>
      </w:pPr>
      <w:r w:rsidRPr="00537647">
        <w:rPr>
          <w:rFonts w:ascii="Arial" w:hAnsi="Arial" w:cs="Arial"/>
          <w:sz w:val="24"/>
          <w:szCs w:val="24"/>
          <w:rPrChange w:id="67" w:author="caio reis" w:date="2025-05-01T15:29:00Z" w16du:dateUtc="2025-05-01T18:29:00Z">
            <w:rPr/>
          </w:rPrChange>
        </w:rPr>
        <w:t xml:space="preserve">- Função de custo J(θ) = (1/2m) * Σ(h(x) - </w:t>
      </w:r>
      <w:proofErr w:type="gramStart"/>
      <w:r w:rsidRPr="00537647">
        <w:rPr>
          <w:rFonts w:ascii="Arial" w:hAnsi="Arial" w:cs="Arial"/>
          <w:sz w:val="24"/>
          <w:szCs w:val="24"/>
          <w:rPrChange w:id="68" w:author="caio reis" w:date="2025-05-01T15:29:00Z" w16du:dateUtc="2025-05-01T18:29:00Z">
            <w:rPr/>
          </w:rPrChange>
        </w:rPr>
        <w:t>y)²</w:t>
      </w:r>
      <w:proofErr w:type="gramEnd"/>
    </w:p>
    <w:p w14:paraId="3B19E7E6" w14:textId="77777777" w:rsidR="00537647" w:rsidRPr="00537647" w:rsidRDefault="00537647">
      <w:pPr>
        <w:jc w:val="both"/>
        <w:rPr>
          <w:rFonts w:ascii="Arial" w:hAnsi="Arial" w:cs="Arial"/>
          <w:sz w:val="24"/>
          <w:szCs w:val="24"/>
          <w:rPrChange w:id="69" w:author="caio reis" w:date="2025-05-01T15:29:00Z" w16du:dateUtc="2025-05-01T18:29:00Z">
            <w:rPr/>
          </w:rPrChange>
        </w:rPr>
        <w:pPrChange w:id="70" w:author="caio reis" w:date="2025-05-01T15:29:00Z" w16du:dateUtc="2025-05-01T18:29:00Z">
          <w:pPr/>
        </w:pPrChange>
      </w:pPr>
      <w:r w:rsidRPr="00537647">
        <w:rPr>
          <w:rFonts w:ascii="Arial" w:hAnsi="Arial" w:cs="Arial"/>
          <w:sz w:val="24"/>
          <w:szCs w:val="24"/>
          <w:rPrChange w:id="71" w:author="caio reis" w:date="2025-05-01T15:29:00Z" w16du:dateUtc="2025-05-01T18:29:00Z">
            <w:rPr/>
          </w:rPrChange>
        </w:rPr>
        <w:t>- Convergência do custo ao longo das iterações</w:t>
      </w:r>
    </w:p>
    <w:p w14:paraId="6BE223AA" w14:textId="77777777" w:rsidR="00537647" w:rsidRPr="00537647" w:rsidRDefault="00537647">
      <w:pPr>
        <w:jc w:val="both"/>
        <w:rPr>
          <w:rFonts w:ascii="Arial" w:hAnsi="Arial" w:cs="Arial"/>
          <w:sz w:val="24"/>
          <w:szCs w:val="24"/>
          <w:rPrChange w:id="72" w:author="caio reis" w:date="2025-05-01T15:29:00Z" w16du:dateUtc="2025-05-01T18:29:00Z">
            <w:rPr/>
          </w:rPrChange>
        </w:rPr>
        <w:pPrChange w:id="73" w:author="caio reis" w:date="2025-05-01T15:29:00Z" w16du:dateUtc="2025-05-01T18:29:00Z">
          <w:pPr/>
        </w:pPrChange>
      </w:pPr>
      <w:r w:rsidRPr="00537647">
        <w:rPr>
          <w:rFonts w:ascii="Arial" w:hAnsi="Arial" w:cs="Arial"/>
          <w:sz w:val="24"/>
          <w:szCs w:val="24"/>
          <w:rPrChange w:id="74" w:author="caio reis" w:date="2025-05-01T15:29:00Z" w16du:dateUtc="2025-05-01T18:29:00Z">
            <w:rPr/>
          </w:rPrChange>
        </w:rPr>
        <w:t>- Tempo de execução</w:t>
      </w:r>
    </w:p>
    <w:p w14:paraId="15DF6A2F" w14:textId="77777777" w:rsidR="00274696" w:rsidRDefault="00537647">
      <w:pPr>
        <w:jc w:val="both"/>
        <w:rPr>
          <w:rFonts w:ascii="Arial" w:hAnsi="Arial" w:cs="Arial"/>
          <w:sz w:val="24"/>
          <w:szCs w:val="24"/>
        </w:rPr>
      </w:pPr>
      <w:r w:rsidRPr="00537647">
        <w:rPr>
          <w:rFonts w:ascii="Arial" w:hAnsi="Arial" w:cs="Arial"/>
          <w:sz w:val="24"/>
          <w:szCs w:val="24"/>
          <w:rPrChange w:id="75" w:author="caio reis" w:date="2025-05-01T15:29:00Z" w16du:dateUtc="2025-05-01T18:29:00Z">
            <w:rPr/>
          </w:rPrChange>
        </w:rPr>
        <w:t>- Precisão das prediçõe</w:t>
      </w:r>
      <w:r w:rsidR="00274696">
        <w:rPr>
          <w:rFonts w:ascii="Arial" w:hAnsi="Arial" w:cs="Arial"/>
          <w:sz w:val="24"/>
          <w:szCs w:val="24"/>
        </w:rPr>
        <w:t>s</w:t>
      </w:r>
    </w:p>
    <w:p w14:paraId="424DA86B" w14:textId="77777777" w:rsidR="00274696" w:rsidRDefault="00274696">
      <w:pPr>
        <w:jc w:val="both"/>
        <w:rPr>
          <w:rFonts w:ascii="Arial" w:hAnsi="Arial" w:cs="Arial"/>
          <w:sz w:val="24"/>
          <w:szCs w:val="24"/>
        </w:rPr>
      </w:pPr>
    </w:p>
    <w:p w14:paraId="4CE44689" w14:textId="1A228B28" w:rsidR="00274696" w:rsidRDefault="00274696" w:rsidP="00274696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RESULTADOS E </w:t>
      </w:r>
      <w:r w:rsidR="00B8600F">
        <w:rPr>
          <w:rFonts w:ascii="Arial" w:hAnsi="Arial" w:cs="Arial"/>
          <w:sz w:val="24"/>
          <w:szCs w:val="24"/>
        </w:rPr>
        <w:t>DISCUSSÕES</w:t>
      </w:r>
    </w:p>
    <w:p w14:paraId="17A2AC17" w14:textId="77777777" w:rsidR="00066E47" w:rsidRDefault="00066E47" w:rsidP="00B8600F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</w:p>
    <w:p w14:paraId="6684B1BE" w14:textId="77777777" w:rsidR="00274696" w:rsidRDefault="00274696" w:rsidP="00274696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Convergência do Gradiente Descendente</w:t>
      </w:r>
    </w:p>
    <w:p w14:paraId="11C2CFAE" w14:textId="47BAC2ED" w:rsidR="00274696" w:rsidRDefault="00274696">
      <w:pPr>
        <w:pStyle w:val="PargrafodaLista"/>
        <w:ind w:left="360"/>
        <w:jc w:val="center"/>
        <w:rPr>
          <w:ins w:id="76" w:author="caio reis" w:date="2025-05-02T11:04:00Z" w16du:dateUtc="2025-05-02T14:04:00Z"/>
          <w:rFonts w:ascii="Arial" w:hAnsi="Arial" w:cs="Arial"/>
          <w:sz w:val="24"/>
          <w:szCs w:val="24"/>
        </w:rPr>
        <w:pPrChange w:id="77" w:author="caio reis" w:date="2025-05-02T11:05:00Z" w16du:dateUtc="2025-05-02T14:05:00Z">
          <w:pPr>
            <w:pStyle w:val="PargrafodaLista"/>
            <w:ind w:left="360"/>
            <w:jc w:val="both"/>
          </w:pPr>
        </w:pPrChange>
      </w:pPr>
      <w:r w:rsidRPr="002746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487341" wp14:editId="4BA2A12C">
            <wp:extent cx="5400040" cy="4428490"/>
            <wp:effectExtent l="0" t="0" r="0" b="0"/>
            <wp:docPr id="1554090028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90028" name="Imagem 1" descr="Gráfico, Gráfico de linhas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del w:id="78" w:author="caio reis" w:date="2025-05-02T10:53:00Z" w16du:dateUtc="2025-05-02T13:53:00Z">
        <w:r w:rsidR="00537647" w:rsidRPr="00274696" w:rsidDel="00274696">
          <w:rPr>
            <w:rFonts w:ascii="Arial" w:hAnsi="Arial" w:cs="Arial"/>
            <w:sz w:val="24"/>
            <w:szCs w:val="24"/>
            <w:rPrChange w:id="79" w:author="caio reis" w:date="2025-05-02T10:54:00Z" w16du:dateUtc="2025-05-02T13:54:00Z">
              <w:rPr/>
            </w:rPrChange>
          </w:rPr>
          <w:delText>s</w:delText>
        </w:r>
      </w:del>
      <w:ins w:id="80" w:author="caio reis" w:date="2025-05-02T11:04:00Z" w16du:dateUtc="2025-05-02T14:04:00Z">
        <w:r w:rsidR="00066E47">
          <w:rPr>
            <w:rFonts w:ascii="Arial" w:hAnsi="Arial" w:cs="Arial"/>
            <w:sz w:val="24"/>
            <w:szCs w:val="24"/>
          </w:rPr>
          <w:tab/>
        </w:r>
      </w:ins>
      <w:ins w:id="81" w:author="caio reis" w:date="2025-05-02T10:56:00Z" w16du:dateUtc="2025-05-02T13:56:00Z">
        <w:r w:rsidRPr="00066E47">
          <w:rPr>
            <w:rFonts w:ascii="Arial" w:hAnsi="Arial" w:cs="Arial"/>
            <w:sz w:val="18"/>
            <w:szCs w:val="18"/>
            <w:rPrChange w:id="82" w:author="caio reis" w:date="2025-05-02T11:04:00Z" w16du:dateUtc="2025-05-02T14:04:00Z">
              <w:rPr>
                <w:rFonts w:ascii="Arial" w:hAnsi="Arial" w:cs="Arial"/>
                <w:sz w:val="24"/>
                <w:szCs w:val="24"/>
              </w:rPr>
            </w:rPrChange>
          </w:rPr>
          <w:t>Figura 1: Convergência do Custo</w:t>
        </w:r>
      </w:ins>
    </w:p>
    <w:p w14:paraId="70CF557E" w14:textId="77777777" w:rsidR="00066E47" w:rsidRPr="00274696" w:rsidRDefault="00066E47">
      <w:pPr>
        <w:pStyle w:val="PargrafodaLista"/>
        <w:ind w:left="360"/>
        <w:jc w:val="both"/>
        <w:rPr>
          <w:rFonts w:ascii="Arial" w:hAnsi="Arial" w:cs="Arial"/>
          <w:sz w:val="24"/>
          <w:szCs w:val="24"/>
          <w:rPrChange w:id="83" w:author="caio reis" w:date="2025-05-02T10:54:00Z" w16du:dateUtc="2025-05-02T13:54:00Z">
            <w:rPr/>
          </w:rPrChange>
        </w:rPr>
        <w:pPrChange w:id="84" w:author="caio reis" w:date="2025-05-02T10:54:00Z" w16du:dateUtc="2025-05-02T13:54:00Z">
          <w:pPr/>
        </w:pPrChange>
      </w:pPr>
    </w:p>
    <w:p w14:paraId="14010C9A" w14:textId="77777777" w:rsidR="00274696" w:rsidRPr="00274696" w:rsidRDefault="00274696">
      <w:pPr>
        <w:ind w:firstLine="360"/>
        <w:jc w:val="both"/>
        <w:rPr>
          <w:rFonts w:ascii="Arial" w:hAnsi="Arial" w:cs="Arial"/>
          <w:sz w:val="24"/>
          <w:szCs w:val="24"/>
        </w:rPr>
        <w:pPrChange w:id="85" w:author="caio reis" w:date="2025-05-03T11:11:00Z" w16du:dateUtc="2025-05-03T14:11:00Z">
          <w:pPr>
            <w:jc w:val="both"/>
          </w:pPr>
        </w:pPrChange>
      </w:pPr>
      <w:r w:rsidRPr="00274696">
        <w:rPr>
          <w:rFonts w:ascii="Arial" w:hAnsi="Arial" w:cs="Arial"/>
          <w:sz w:val="24"/>
          <w:szCs w:val="24"/>
        </w:rPr>
        <w:t>O gráfico de convergência do custo mostra como J(θ) diminui ao longo das iterações para o método GD. Observamos que:</w:t>
      </w:r>
    </w:p>
    <w:p w14:paraId="074D3B41" w14:textId="77777777" w:rsidR="00274696" w:rsidRP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</w:p>
    <w:p w14:paraId="38E6CEC8" w14:textId="77777777" w:rsidR="00274696" w:rsidRP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curva apresenta uma queda acentuada nas primeiras iterações, indicando uma rápida redução inicial do custo.</w:t>
      </w:r>
    </w:p>
    <w:p w14:paraId="0997A1E8" w14:textId="77777777" w:rsidR="00274696" w:rsidRP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convergência se estabiliza após aproximadamente 100 iterações, sugerindo que o algoritmo está se aproximando do mínimo global.</w:t>
      </w:r>
    </w:p>
    <w:p w14:paraId="47D29F53" w14:textId="192AED31" w:rsidR="00E91A17" w:rsidRDefault="00274696" w:rsidP="00274696">
      <w:pPr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normalização z-score aplicada aos dados contribuiu significativamente para esta convergência suave e eficiente.</w:t>
      </w:r>
    </w:p>
    <w:p w14:paraId="7C033AED" w14:textId="77777777" w:rsid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</w:p>
    <w:p w14:paraId="46904BB1" w14:textId="2704D80A" w:rsidR="00274696" w:rsidRPr="00274696" w:rsidRDefault="00274696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  <w:rPrChange w:id="86" w:author="caio reis" w:date="2025-05-02T10:57:00Z" w16du:dateUtc="2025-05-02T13:57:00Z">
            <w:rPr/>
          </w:rPrChange>
        </w:rPr>
        <w:pPrChange w:id="87" w:author="caio reis" w:date="2025-05-02T10:57:00Z" w16du:dateUtc="2025-05-02T13:57:00Z">
          <w:pPr>
            <w:jc w:val="both"/>
          </w:pPr>
        </w:pPrChange>
      </w:pPr>
      <w:r w:rsidRPr="00274696">
        <w:rPr>
          <w:rFonts w:ascii="Arial" w:hAnsi="Arial" w:cs="Arial"/>
          <w:sz w:val="24"/>
          <w:szCs w:val="24"/>
          <w:rPrChange w:id="88" w:author="caio reis" w:date="2025-05-02T10:57:00Z" w16du:dateUtc="2025-05-02T13:57:00Z">
            <w:rPr/>
          </w:rPrChange>
        </w:rPr>
        <w:t>Comparação de Custo entre GD e NE</w:t>
      </w:r>
    </w:p>
    <w:p w14:paraId="0FB17C93" w14:textId="37DBC494" w:rsid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51132C4" wp14:editId="0881755E">
            <wp:extent cx="5400040" cy="4422140"/>
            <wp:effectExtent l="0" t="0" r="0" b="0"/>
            <wp:docPr id="662008562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08562" name="Imagem 1" descr="Gráfico, Gráfico de linhas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8CB5" w14:textId="5B0C0C53" w:rsidR="00274696" w:rsidRPr="00066E47" w:rsidRDefault="00274696">
      <w:pPr>
        <w:pStyle w:val="PargrafodaLista"/>
        <w:ind w:left="360"/>
        <w:jc w:val="center"/>
        <w:rPr>
          <w:rFonts w:ascii="Arial" w:hAnsi="Arial" w:cs="Arial"/>
          <w:sz w:val="18"/>
          <w:szCs w:val="18"/>
          <w:rPrChange w:id="89" w:author="caio reis" w:date="2025-05-02T11:05:00Z" w16du:dateUtc="2025-05-02T14:05:00Z">
            <w:rPr>
              <w:rFonts w:ascii="Arial" w:hAnsi="Arial" w:cs="Arial"/>
              <w:sz w:val="24"/>
              <w:szCs w:val="24"/>
            </w:rPr>
          </w:rPrChange>
        </w:rPr>
        <w:pPrChange w:id="90" w:author="caio reis" w:date="2025-05-02T11:05:00Z" w16du:dateUtc="2025-05-02T14:05:00Z">
          <w:pPr>
            <w:pStyle w:val="PargrafodaLista"/>
            <w:ind w:left="360"/>
            <w:jc w:val="both"/>
          </w:pPr>
        </w:pPrChange>
      </w:pPr>
      <w:r w:rsidRPr="00066E47">
        <w:rPr>
          <w:rFonts w:ascii="Arial" w:hAnsi="Arial" w:cs="Arial"/>
          <w:sz w:val="18"/>
          <w:szCs w:val="18"/>
          <w:rPrChange w:id="91" w:author="caio reis" w:date="2025-05-02T11:05:00Z" w16du:dateUtc="2025-05-02T14:05:00Z">
            <w:rPr>
              <w:rFonts w:ascii="Arial" w:hAnsi="Arial" w:cs="Arial"/>
              <w:sz w:val="24"/>
              <w:szCs w:val="24"/>
            </w:rPr>
          </w:rPrChange>
        </w:rPr>
        <w:t xml:space="preserve">Figura 2: Comparação GD </w:t>
      </w:r>
      <w:proofErr w:type="spellStart"/>
      <w:r w:rsidRPr="00066E47">
        <w:rPr>
          <w:rFonts w:ascii="Arial" w:hAnsi="Arial" w:cs="Arial"/>
          <w:sz w:val="18"/>
          <w:szCs w:val="18"/>
          <w:rPrChange w:id="92" w:author="caio reis" w:date="2025-05-02T11:05:00Z" w16du:dateUtc="2025-05-02T14:05:00Z">
            <w:rPr>
              <w:rFonts w:ascii="Arial" w:hAnsi="Arial" w:cs="Arial"/>
              <w:sz w:val="24"/>
              <w:szCs w:val="24"/>
            </w:rPr>
          </w:rPrChange>
        </w:rPr>
        <w:t>vs</w:t>
      </w:r>
      <w:proofErr w:type="spellEnd"/>
      <w:r w:rsidRPr="00066E47">
        <w:rPr>
          <w:rFonts w:ascii="Arial" w:hAnsi="Arial" w:cs="Arial"/>
          <w:sz w:val="18"/>
          <w:szCs w:val="18"/>
          <w:rPrChange w:id="93" w:author="caio reis" w:date="2025-05-02T11:05:00Z" w16du:dateUtc="2025-05-02T14:05:00Z">
            <w:rPr>
              <w:rFonts w:ascii="Arial" w:hAnsi="Arial" w:cs="Arial"/>
              <w:sz w:val="24"/>
              <w:szCs w:val="24"/>
            </w:rPr>
          </w:rPrChange>
        </w:rPr>
        <w:t xml:space="preserve"> NE</w:t>
      </w:r>
    </w:p>
    <w:p w14:paraId="7BC6EFCA" w14:textId="77777777" w:rsid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</w:p>
    <w:p w14:paraId="2FD0DBFE" w14:textId="77777777" w:rsidR="00274696" w:rsidRPr="00274696" w:rsidRDefault="00274696">
      <w:pPr>
        <w:pStyle w:val="PargrafodaLista"/>
        <w:ind w:left="360" w:firstLine="348"/>
        <w:jc w:val="both"/>
        <w:rPr>
          <w:rFonts w:ascii="Arial" w:hAnsi="Arial" w:cs="Arial"/>
          <w:sz w:val="24"/>
          <w:szCs w:val="24"/>
        </w:rPr>
        <w:pPrChange w:id="94" w:author="caio reis" w:date="2025-05-03T11:12:00Z" w16du:dateUtc="2025-05-03T14:12:00Z">
          <w:pPr>
            <w:pStyle w:val="PargrafodaLista"/>
            <w:ind w:left="360"/>
            <w:jc w:val="both"/>
          </w:pPr>
        </w:pPrChange>
      </w:pPr>
      <w:r w:rsidRPr="00274696">
        <w:rPr>
          <w:rFonts w:ascii="Arial" w:hAnsi="Arial" w:cs="Arial"/>
          <w:sz w:val="24"/>
          <w:szCs w:val="24"/>
        </w:rPr>
        <w:t>Este gráfico compara diretamente a convergência do GD com o custo obtido pela Equação Normal:</w:t>
      </w:r>
    </w:p>
    <w:p w14:paraId="7A947883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</w:p>
    <w:p w14:paraId="2CE0203E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linha azul representa a convergência do GD ao longo das iterações.</w:t>
      </w:r>
    </w:p>
    <w:p w14:paraId="2D41BEAB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linha vermelha tracejada representa o custo obtido pela Equação Normal (correto).</w:t>
      </w:r>
    </w:p>
    <w:p w14:paraId="4E3C7F49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linha preta pontilhada representa o custo incorreto que seria obtido ao aplicar os parâmetros da NE em dados normalizados.</w:t>
      </w:r>
    </w:p>
    <w:p w14:paraId="01EBF335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</w:p>
    <w:p w14:paraId="74AD16DB" w14:textId="53DDEA01" w:rsid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Observamos que o GD converge para um valor muito próximo ao obtido pela Equação Normal, confirmando que ambos os métodos encontram soluções similares quando implementados corretamente. A diferença residual pode ser atribuída à natureza iterativa do GD, que se aproxima assintoticamente do mínimo global.</w:t>
      </w:r>
    </w:p>
    <w:p w14:paraId="1368D1C5" w14:textId="77777777" w:rsid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</w:p>
    <w:p w14:paraId="1C7FDBFE" w14:textId="75702DAB" w:rsidR="00274696" w:rsidRDefault="00274696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  <w:pPrChange w:id="95" w:author="caio reis" w:date="2025-05-02T10:58:00Z" w16du:dateUtc="2025-05-02T13:58:00Z">
          <w:pPr>
            <w:pStyle w:val="PargrafodaLista"/>
            <w:ind w:left="360"/>
            <w:jc w:val="both"/>
          </w:pPr>
        </w:pPrChange>
      </w:pPr>
      <w:r>
        <w:rPr>
          <w:rFonts w:ascii="Arial" w:hAnsi="Arial" w:cs="Arial"/>
          <w:sz w:val="24"/>
          <w:szCs w:val="24"/>
        </w:rPr>
        <w:t xml:space="preserve">Plano de </w:t>
      </w:r>
      <w:proofErr w:type="spellStart"/>
      <w:r>
        <w:rPr>
          <w:rFonts w:ascii="Arial" w:hAnsi="Arial" w:cs="Arial"/>
          <w:sz w:val="24"/>
          <w:szCs w:val="24"/>
        </w:rPr>
        <w:t>Regrassão</w:t>
      </w:r>
      <w:proofErr w:type="spellEnd"/>
      <w:r>
        <w:rPr>
          <w:rFonts w:ascii="Arial" w:hAnsi="Arial" w:cs="Arial"/>
          <w:sz w:val="24"/>
          <w:szCs w:val="24"/>
        </w:rPr>
        <w:t xml:space="preserve"> 3D</w:t>
      </w:r>
    </w:p>
    <w:p w14:paraId="6A05A3F7" w14:textId="08882BF9" w:rsid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B0B9A77" wp14:editId="003B94C5">
            <wp:extent cx="5400040" cy="3856990"/>
            <wp:effectExtent l="0" t="0" r="0" b="0"/>
            <wp:docPr id="2097529276" name="Imagem 1" descr="Gráfico, Gráfico de superfíci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29276" name="Imagem 1" descr="Gráfico, Gráfico de superfície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0099" w14:textId="074F0E47" w:rsidR="00274696" w:rsidRPr="00066E47" w:rsidRDefault="00274696">
      <w:pPr>
        <w:jc w:val="center"/>
        <w:rPr>
          <w:ins w:id="96" w:author="caio reis" w:date="2025-05-02T11:05:00Z" w16du:dateUtc="2025-05-02T14:05:00Z"/>
          <w:rFonts w:ascii="Arial" w:hAnsi="Arial" w:cs="Arial"/>
          <w:sz w:val="18"/>
          <w:szCs w:val="18"/>
          <w:rPrChange w:id="97" w:author="caio reis" w:date="2025-05-02T11:05:00Z" w16du:dateUtc="2025-05-02T14:05:00Z">
            <w:rPr>
              <w:ins w:id="98" w:author="caio reis" w:date="2025-05-02T11:05:00Z" w16du:dateUtc="2025-05-02T14:05:00Z"/>
              <w:rFonts w:ascii="Arial" w:hAnsi="Arial" w:cs="Arial"/>
              <w:sz w:val="24"/>
              <w:szCs w:val="24"/>
            </w:rPr>
          </w:rPrChange>
        </w:rPr>
        <w:pPrChange w:id="99" w:author="caio reis" w:date="2025-05-02T11:05:00Z" w16du:dateUtc="2025-05-02T14:05:00Z">
          <w:pPr>
            <w:jc w:val="both"/>
          </w:pPr>
        </w:pPrChange>
      </w:pPr>
      <w:r w:rsidRPr="00066E47">
        <w:rPr>
          <w:rFonts w:ascii="Arial" w:hAnsi="Arial" w:cs="Arial"/>
          <w:sz w:val="18"/>
          <w:szCs w:val="18"/>
          <w:rPrChange w:id="100" w:author="caio reis" w:date="2025-05-02T11:05:00Z" w16du:dateUtc="2025-05-02T14:05:00Z">
            <w:rPr>
              <w:rFonts w:ascii="Arial" w:hAnsi="Arial" w:cs="Arial"/>
              <w:sz w:val="24"/>
              <w:szCs w:val="24"/>
            </w:rPr>
          </w:rPrChange>
        </w:rPr>
        <w:t>Figura 3: Ajuste da Regressão Multivariada</w:t>
      </w:r>
    </w:p>
    <w:p w14:paraId="690CBD69" w14:textId="77777777" w:rsidR="00066E47" w:rsidRDefault="00066E47" w:rsidP="00274696">
      <w:pPr>
        <w:jc w:val="both"/>
        <w:rPr>
          <w:rFonts w:ascii="Arial" w:hAnsi="Arial" w:cs="Arial"/>
          <w:sz w:val="24"/>
          <w:szCs w:val="24"/>
        </w:rPr>
      </w:pPr>
    </w:p>
    <w:p w14:paraId="08EA91FA" w14:textId="1F1E8923" w:rsidR="00274696" w:rsidRPr="00274696" w:rsidDel="00785907" w:rsidRDefault="00274696" w:rsidP="00785907">
      <w:pPr>
        <w:ind w:firstLine="708"/>
        <w:jc w:val="both"/>
        <w:rPr>
          <w:del w:id="101" w:author="caio reis" w:date="2025-05-03T11:12:00Z" w16du:dateUtc="2025-05-03T14:12:00Z"/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Este gráfico 3D mostra o plano de regressão ajustado aos dados</w:t>
      </w:r>
      <w:ins w:id="102" w:author="caio reis" w:date="2025-05-03T11:12:00Z" w16du:dateUtc="2025-05-03T14:12:00Z">
        <w:r w:rsidR="00785907">
          <w:rPr>
            <w:rFonts w:ascii="Arial" w:hAnsi="Arial" w:cs="Arial"/>
            <w:sz w:val="24"/>
            <w:szCs w:val="24"/>
          </w:rPr>
          <w:t>:</w:t>
        </w:r>
      </w:ins>
      <w:del w:id="103" w:author="caio reis" w:date="2025-05-03T11:12:00Z" w16du:dateUtc="2025-05-03T14:12:00Z">
        <w:r w:rsidRPr="00274696" w:rsidDel="00785907">
          <w:rPr>
            <w:rFonts w:ascii="Arial" w:hAnsi="Arial" w:cs="Arial"/>
            <w:sz w:val="24"/>
            <w:szCs w:val="24"/>
          </w:rPr>
          <w:delText>:</w:delText>
        </w:r>
      </w:del>
    </w:p>
    <w:p w14:paraId="29EEC8B0" w14:textId="77777777" w:rsidR="00274696" w:rsidRPr="00274696" w:rsidRDefault="00274696">
      <w:pPr>
        <w:jc w:val="both"/>
        <w:rPr>
          <w:rFonts w:ascii="Arial" w:hAnsi="Arial" w:cs="Arial"/>
          <w:sz w:val="24"/>
          <w:szCs w:val="24"/>
        </w:rPr>
        <w:pPrChange w:id="104" w:author="caio reis" w:date="2025-05-03T11:12:00Z" w16du:dateUtc="2025-05-03T14:12:00Z">
          <w:pPr>
            <w:ind w:firstLine="708"/>
            <w:jc w:val="both"/>
          </w:pPr>
        </w:pPrChange>
      </w:pPr>
    </w:p>
    <w:p w14:paraId="4895C980" w14:textId="77777777" w:rsidR="00274696" w:rsidRP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Os pontos vermelhos representam os dados de treinamento (tamanho, quartos, preço).</w:t>
      </w:r>
    </w:p>
    <w:p w14:paraId="35600ADE" w14:textId="77777777" w:rsidR="00274696" w:rsidRP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superfície colorida representa o plano de regressão ajustado pelo modelo.</w:t>
      </w:r>
    </w:p>
    <w:p w14:paraId="408DB88C" w14:textId="77777777" w:rsidR="00274696" w:rsidRP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Observamos que o plano captura a tendência geral dos dados, onde casas maiores e com mais quartos tendem a ter preços mais elevados.</w:t>
      </w:r>
    </w:p>
    <w:p w14:paraId="17ED9ACB" w14:textId="77777777" w:rsidR="00274696" w:rsidRP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inclinação do plano nas direções do tamanho e número de quartos corresponde aos coeficientes θ</w:t>
      </w:r>
      <w:r w:rsidRPr="00274696">
        <w:rPr>
          <w:rFonts w:ascii="Cambria Math" w:hAnsi="Cambria Math" w:cs="Cambria Math"/>
          <w:sz w:val="24"/>
          <w:szCs w:val="24"/>
        </w:rPr>
        <w:t>₁</w:t>
      </w:r>
      <w:r w:rsidRPr="00274696">
        <w:rPr>
          <w:rFonts w:ascii="Arial" w:hAnsi="Arial" w:cs="Arial"/>
          <w:sz w:val="24"/>
          <w:szCs w:val="24"/>
        </w:rPr>
        <w:t xml:space="preserve"> e θ</w:t>
      </w:r>
      <w:r w:rsidRPr="00274696">
        <w:rPr>
          <w:rFonts w:ascii="Cambria Math" w:hAnsi="Cambria Math" w:cs="Cambria Math"/>
          <w:sz w:val="24"/>
          <w:szCs w:val="24"/>
        </w:rPr>
        <w:t>₂</w:t>
      </w:r>
      <w:r w:rsidRPr="00274696">
        <w:rPr>
          <w:rFonts w:ascii="Arial" w:hAnsi="Arial" w:cs="Arial"/>
          <w:sz w:val="24"/>
          <w:szCs w:val="24"/>
        </w:rPr>
        <w:t xml:space="preserve"> do modelo, respectivamente.</w:t>
      </w:r>
    </w:p>
    <w:p w14:paraId="11581F9C" w14:textId="77777777" w:rsidR="00274696" w:rsidRP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</w:p>
    <w:p w14:paraId="6472D799" w14:textId="7CC1708B" w:rsid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O plano de regressão demonstra visualmente como o modelo linear multivariado aproxima a relação entre as features e o preço das casas. A qualidade do ajuste pode ser avaliada pela proximidade dos pontos de dados ao plano.</w:t>
      </w:r>
    </w:p>
    <w:p w14:paraId="0FCBBB6A" w14:textId="77777777" w:rsid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</w:p>
    <w:p w14:paraId="7CF14E0E" w14:textId="53B2D08D" w:rsidR="00274696" w:rsidRPr="00274696" w:rsidRDefault="00274696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  <w:rPrChange w:id="105" w:author="caio reis" w:date="2025-05-02T11:00:00Z" w16du:dateUtc="2025-05-02T14:00:00Z">
            <w:rPr/>
          </w:rPrChange>
        </w:rPr>
        <w:pPrChange w:id="106" w:author="caio reis" w:date="2025-05-02T11:00:00Z" w16du:dateUtc="2025-05-02T14:00:00Z">
          <w:pPr>
            <w:jc w:val="both"/>
          </w:pPr>
        </w:pPrChange>
      </w:pPr>
      <w:proofErr w:type="spellStart"/>
      <w:r w:rsidRPr="00274696">
        <w:rPr>
          <w:rFonts w:ascii="Arial" w:hAnsi="Arial" w:cs="Arial"/>
          <w:sz w:val="24"/>
          <w:szCs w:val="24"/>
          <w:rPrChange w:id="107" w:author="caio reis" w:date="2025-05-02T11:00:00Z" w16du:dateUtc="2025-05-02T14:00:00Z">
            <w:rPr/>
          </w:rPrChange>
        </w:rPr>
        <w:t>Superfício</w:t>
      </w:r>
      <w:proofErr w:type="spellEnd"/>
      <w:r w:rsidRPr="00274696">
        <w:rPr>
          <w:rFonts w:ascii="Arial" w:hAnsi="Arial" w:cs="Arial"/>
          <w:sz w:val="24"/>
          <w:szCs w:val="24"/>
          <w:rPrChange w:id="108" w:author="caio reis" w:date="2025-05-02T11:00:00Z" w16du:dateUtc="2025-05-02T14:00:00Z">
            <w:rPr/>
          </w:rPrChange>
        </w:rPr>
        <w:t xml:space="preserve"> e </w:t>
      </w:r>
      <w:proofErr w:type="gramStart"/>
      <w:r w:rsidRPr="00274696">
        <w:rPr>
          <w:rFonts w:ascii="Arial" w:hAnsi="Arial" w:cs="Arial"/>
          <w:sz w:val="24"/>
          <w:szCs w:val="24"/>
          <w:rPrChange w:id="109" w:author="caio reis" w:date="2025-05-02T11:00:00Z" w16du:dateUtc="2025-05-02T14:00:00Z">
            <w:rPr/>
          </w:rPrChange>
        </w:rPr>
        <w:t>Contorno  de</w:t>
      </w:r>
      <w:proofErr w:type="gramEnd"/>
      <w:r w:rsidRPr="00274696">
        <w:rPr>
          <w:rFonts w:ascii="Arial" w:hAnsi="Arial" w:cs="Arial"/>
          <w:sz w:val="24"/>
          <w:szCs w:val="24"/>
          <w:rPrChange w:id="110" w:author="caio reis" w:date="2025-05-02T11:00:00Z" w16du:dateUtc="2025-05-02T14:00:00Z">
            <w:rPr/>
          </w:rPrChange>
        </w:rPr>
        <w:t xml:space="preserve"> J(</w:t>
      </w:r>
      <w:r w:rsidRPr="00274696">
        <w:rPr>
          <w:rFonts w:ascii="Arial" w:hAnsi="Arial" w:cs="Arial"/>
          <w:b/>
          <w:bCs/>
          <w:sz w:val="24"/>
          <w:szCs w:val="24"/>
          <w:rPrChange w:id="111" w:author="caio reis" w:date="2025-05-02T11:00:00Z" w16du:dateUtc="2025-05-02T14:00:00Z">
            <w:rPr>
              <w:b/>
              <w:bCs/>
            </w:rPr>
          </w:rPrChange>
        </w:rPr>
        <w:t>θ</w:t>
      </w:r>
      <w:r w:rsidRPr="00274696">
        <w:rPr>
          <w:rFonts w:ascii="Arial" w:hAnsi="Arial" w:cs="Arial"/>
          <w:sz w:val="24"/>
          <w:szCs w:val="24"/>
          <w:rPrChange w:id="112" w:author="caio reis" w:date="2025-05-02T11:00:00Z" w16du:dateUtc="2025-05-02T14:00:00Z">
            <w:rPr/>
          </w:rPrChange>
        </w:rPr>
        <w:t>)</w:t>
      </w:r>
    </w:p>
    <w:p w14:paraId="209D7589" w14:textId="77777777" w:rsid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</w:p>
    <w:p w14:paraId="1E2F4C75" w14:textId="5C7EEE09" w:rsid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C7EC1FD" wp14:editId="3F9E95B5">
            <wp:extent cx="5400040" cy="3856990"/>
            <wp:effectExtent l="0" t="0" r="0" b="0"/>
            <wp:docPr id="549768310" name="Imagem 1" descr="Gráfico, Gráfico de superfíci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68310" name="Imagem 1" descr="Gráfico, Gráfico de superfície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97C3" w14:textId="6218CD15" w:rsidR="00274696" w:rsidRPr="00066E47" w:rsidRDefault="00274696">
      <w:pPr>
        <w:pStyle w:val="PargrafodaLista"/>
        <w:ind w:left="360"/>
        <w:jc w:val="center"/>
        <w:rPr>
          <w:rFonts w:ascii="Arial" w:hAnsi="Arial" w:cs="Arial"/>
          <w:sz w:val="18"/>
          <w:szCs w:val="18"/>
          <w:rPrChange w:id="113" w:author="caio reis" w:date="2025-05-02T11:05:00Z" w16du:dateUtc="2025-05-02T14:05:00Z">
            <w:rPr>
              <w:rFonts w:ascii="Arial" w:hAnsi="Arial" w:cs="Arial"/>
              <w:sz w:val="24"/>
              <w:szCs w:val="24"/>
            </w:rPr>
          </w:rPrChange>
        </w:rPr>
        <w:pPrChange w:id="114" w:author="caio reis" w:date="2025-05-02T11:05:00Z" w16du:dateUtc="2025-05-02T14:05:00Z">
          <w:pPr>
            <w:pStyle w:val="PargrafodaLista"/>
            <w:ind w:left="360"/>
            <w:jc w:val="both"/>
          </w:pPr>
        </w:pPrChange>
      </w:pPr>
      <w:r w:rsidRPr="00066E47">
        <w:rPr>
          <w:rFonts w:ascii="Arial" w:hAnsi="Arial" w:cs="Arial"/>
          <w:sz w:val="18"/>
          <w:szCs w:val="18"/>
          <w:rPrChange w:id="115" w:author="caio reis" w:date="2025-05-02T11:05:00Z" w16du:dateUtc="2025-05-02T14:05:00Z">
            <w:rPr>
              <w:rFonts w:ascii="Arial" w:hAnsi="Arial" w:cs="Arial"/>
              <w:sz w:val="24"/>
              <w:szCs w:val="24"/>
            </w:rPr>
          </w:rPrChange>
        </w:rPr>
        <w:t>Figura 4: Superfície de Custo</w:t>
      </w:r>
    </w:p>
    <w:p w14:paraId="580EA6FA" w14:textId="6E7E5BD1" w:rsid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955B96" wp14:editId="15C6304C">
            <wp:extent cx="5400040" cy="3856990"/>
            <wp:effectExtent l="0" t="0" r="0" b="0"/>
            <wp:docPr id="283276755" name="Imagem 1" descr="Uma imagem contendo 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76755" name="Imagem 1" descr="Uma imagem contendo Gráfic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81EF" w14:textId="176A5432" w:rsidR="00274696" w:rsidRPr="00066E47" w:rsidRDefault="00274696">
      <w:pPr>
        <w:pStyle w:val="PargrafodaLista"/>
        <w:ind w:left="360"/>
        <w:jc w:val="center"/>
        <w:rPr>
          <w:rFonts w:ascii="Arial" w:hAnsi="Arial" w:cs="Arial"/>
          <w:sz w:val="18"/>
          <w:szCs w:val="18"/>
          <w:rPrChange w:id="116" w:author="caio reis" w:date="2025-05-02T11:06:00Z" w16du:dateUtc="2025-05-02T14:06:00Z">
            <w:rPr>
              <w:rFonts w:ascii="Arial" w:hAnsi="Arial" w:cs="Arial"/>
              <w:sz w:val="24"/>
              <w:szCs w:val="24"/>
            </w:rPr>
          </w:rPrChange>
        </w:rPr>
        <w:pPrChange w:id="117" w:author="caio reis" w:date="2025-05-02T11:06:00Z" w16du:dateUtc="2025-05-02T14:06:00Z">
          <w:pPr>
            <w:pStyle w:val="PargrafodaLista"/>
            <w:ind w:left="360"/>
            <w:jc w:val="both"/>
          </w:pPr>
        </w:pPrChange>
      </w:pPr>
      <w:r w:rsidRPr="00066E47">
        <w:rPr>
          <w:rFonts w:ascii="Arial" w:hAnsi="Arial" w:cs="Arial"/>
          <w:sz w:val="18"/>
          <w:szCs w:val="18"/>
          <w:rPrChange w:id="118" w:author="caio reis" w:date="2025-05-02T11:06:00Z" w16du:dateUtc="2025-05-02T14:06:00Z">
            <w:rPr>
              <w:rFonts w:ascii="Arial" w:hAnsi="Arial" w:cs="Arial"/>
              <w:sz w:val="24"/>
              <w:szCs w:val="24"/>
            </w:rPr>
          </w:rPrChange>
        </w:rPr>
        <w:t>Figura 5: Contorno de Custo</w:t>
      </w:r>
    </w:p>
    <w:p w14:paraId="5C2347C1" w14:textId="77777777" w:rsidR="00274696" w:rsidRDefault="00274696" w:rsidP="00274696">
      <w:pPr>
        <w:pStyle w:val="PargrafodaLista"/>
        <w:ind w:left="360"/>
        <w:jc w:val="both"/>
        <w:rPr>
          <w:ins w:id="119" w:author="caio reis" w:date="2025-05-02T11:06:00Z" w16du:dateUtc="2025-05-02T14:06:00Z"/>
          <w:rFonts w:ascii="Arial" w:hAnsi="Arial" w:cs="Arial"/>
          <w:sz w:val="24"/>
          <w:szCs w:val="24"/>
        </w:rPr>
      </w:pPr>
    </w:p>
    <w:p w14:paraId="5E12C374" w14:textId="77777777" w:rsidR="00066E47" w:rsidRDefault="00066E47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</w:p>
    <w:p w14:paraId="3C72A03F" w14:textId="77777777" w:rsidR="00274696" w:rsidRPr="00274696" w:rsidRDefault="00274696">
      <w:pPr>
        <w:pStyle w:val="PargrafodaLista"/>
        <w:ind w:left="360" w:firstLine="348"/>
        <w:jc w:val="both"/>
        <w:rPr>
          <w:rFonts w:ascii="Arial" w:hAnsi="Arial" w:cs="Arial"/>
          <w:sz w:val="24"/>
          <w:szCs w:val="24"/>
        </w:rPr>
        <w:pPrChange w:id="120" w:author="caio reis" w:date="2025-05-03T11:12:00Z" w16du:dateUtc="2025-05-03T14:12:00Z">
          <w:pPr>
            <w:pStyle w:val="PargrafodaLista"/>
            <w:ind w:left="360"/>
            <w:jc w:val="both"/>
          </w:pPr>
        </w:pPrChange>
      </w:pPr>
      <w:r w:rsidRPr="00274696">
        <w:rPr>
          <w:rFonts w:ascii="Arial" w:hAnsi="Arial" w:cs="Arial"/>
          <w:sz w:val="24"/>
          <w:szCs w:val="24"/>
        </w:rPr>
        <w:t xml:space="preserve">Estes gráficos mostram a superfície de custo </w:t>
      </w:r>
      <w:proofErr w:type="gramStart"/>
      <w:r w:rsidRPr="00274696">
        <w:rPr>
          <w:rFonts w:ascii="Arial" w:hAnsi="Arial" w:cs="Arial"/>
          <w:sz w:val="24"/>
          <w:szCs w:val="24"/>
        </w:rPr>
        <w:t>J(</w:t>
      </w:r>
      <w:proofErr w:type="gramEnd"/>
      <w:r w:rsidRPr="00274696">
        <w:rPr>
          <w:rFonts w:ascii="Arial" w:hAnsi="Arial" w:cs="Arial"/>
          <w:sz w:val="24"/>
          <w:szCs w:val="24"/>
        </w:rPr>
        <w:t>θ</w:t>
      </w:r>
      <w:r w:rsidRPr="00274696">
        <w:rPr>
          <w:rFonts w:ascii="Cambria Math" w:hAnsi="Cambria Math" w:cs="Cambria Math"/>
          <w:sz w:val="24"/>
          <w:szCs w:val="24"/>
        </w:rPr>
        <w:t>₁</w:t>
      </w:r>
      <w:r w:rsidRPr="00274696">
        <w:rPr>
          <w:rFonts w:ascii="Arial" w:hAnsi="Arial" w:cs="Arial"/>
          <w:sz w:val="24"/>
          <w:szCs w:val="24"/>
        </w:rPr>
        <w:t>, θ</w:t>
      </w:r>
      <w:r w:rsidRPr="00274696">
        <w:rPr>
          <w:rFonts w:ascii="Cambria Math" w:hAnsi="Cambria Math" w:cs="Cambria Math"/>
          <w:sz w:val="24"/>
          <w:szCs w:val="24"/>
        </w:rPr>
        <w:t>₂</w:t>
      </w:r>
      <w:r w:rsidRPr="00274696">
        <w:rPr>
          <w:rFonts w:ascii="Arial" w:hAnsi="Arial" w:cs="Arial"/>
          <w:sz w:val="24"/>
          <w:szCs w:val="24"/>
        </w:rPr>
        <w:t>) e seu contorno, mantendo θ</w:t>
      </w:r>
      <w:r w:rsidRPr="00274696">
        <w:rPr>
          <w:rFonts w:ascii="Cambria Math" w:hAnsi="Cambria Math" w:cs="Cambria Math"/>
          <w:sz w:val="24"/>
          <w:szCs w:val="24"/>
        </w:rPr>
        <w:t>₀</w:t>
      </w:r>
      <w:r w:rsidRPr="00274696">
        <w:rPr>
          <w:rFonts w:ascii="Arial" w:hAnsi="Arial" w:cs="Arial"/>
          <w:sz w:val="24"/>
          <w:szCs w:val="24"/>
        </w:rPr>
        <w:t xml:space="preserve"> fixo:</w:t>
      </w:r>
    </w:p>
    <w:p w14:paraId="147A6CE7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</w:p>
    <w:p w14:paraId="37B08F7E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superfície 3D mostra como o custo varia em função dos parâmetros θ</w:t>
      </w:r>
      <w:r w:rsidRPr="00274696">
        <w:rPr>
          <w:rFonts w:ascii="Cambria Math" w:hAnsi="Cambria Math" w:cs="Cambria Math"/>
          <w:sz w:val="24"/>
          <w:szCs w:val="24"/>
        </w:rPr>
        <w:t>₁</w:t>
      </w:r>
      <w:r w:rsidRPr="00274696">
        <w:rPr>
          <w:rFonts w:ascii="Arial" w:hAnsi="Arial" w:cs="Arial"/>
          <w:sz w:val="24"/>
          <w:szCs w:val="24"/>
        </w:rPr>
        <w:t xml:space="preserve"> e θ</w:t>
      </w:r>
      <w:r w:rsidRPr="00274696">
        <w:rPr>
          <w:rFonts w:ascii="Cambria Math" w:hAnsi="Cambria Math" w:cs="Cambria Math"/>
          <w:sz w:val="24"/>
          <w:szCs w:val="24"/>
        </w:rPr>
        <w:t>₂</w:t>
      </w:r>
      <w:r w:rsidRPr="00274696">
        <w:rPr>
          <w:rFonts w:ascii="Arial" w:hAnsi="Arial" w:cs="Arial"/>
          <w:sz w:val="24"/>
          <w:szCs w:val="24"/>
        </w:rPr>
        <w:t>.</w:t>
      </w:r>
    </w:p>
    <w:p w14:paraId="0B7DA9BF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trajetória vermelha representa o caminho percorrido pelo GD durante as iterações.</w:t>
      </w:r>
    </w:p>
    <w:p w14:paraId="6EE5B71C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O ponto preto marca a solução encontrada pela Equação Normal.</w:t>
      </w:r>
    </w:p>
    <w:p w14:paraId="7DAEAC3F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O gráfico de contorno (2D) mostra as curvas de nível da superfície de custo, facilitando a visualização do caminho de convergência.</w:t>
      </w:r>
    </w:p>
    <w:p w14:paraId="3112EF7D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</w:p>
    <w:p w14:paraId="3E7A58F7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Observações importantes:</w:t>
      </w:r>
    </w:p>
    <w:p w14:paraId="76B3CB4D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trajetória do GD converge em direção ao mínimo global, seguindo o gradiente negativo.</w:t>
      </w:r>
    </w:p>
    <w:p w14:paraId="6A8B456D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solução da Equação Normal coincide com o mínimo global da superfície de custo.</w:t>
      </w:r>
    </w:p>
    <w:p w14:paraId="7BF35B8F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forma da superfície de custo é aproximadamente convexa, o que garante a convergência para um mínimo global único.</w:t>
      </w:r>
    </w:p>
    <w:p w14:paraId="70C31D5F" w14:textId="420C6B8B" w:rsidR="00274696" w:rsidRDefault="00274696">
      <w:pPr>
        <w:pStyle w:val="PargrafodaLista"/>
        <w:ind w:left="360"/>
        <w:jc w:val="both"/>
        <w:rPr>
          <w:ins w:id="121" w:author="caio reis" w:date="2025-05-03T11:00:00Z" w16du:dateUtc="2025-05-03T14:00:00Z"/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normalização das features contribui para a forma mais simétrica da superfície, facilitando a convergência do GD.</w:t>
      </w:r>
    </w:p>
    <w:p w14:paraId="66456CD2" w14:textId="77777777" w:rsidR="00B8600F" w:rsidRDefault="00B8600F" w:rsidP="00B8600F">
      <w:pPr>
        <w:jc w:val="both"/>
        <w:rPr>
          <w:ins w:id="122" w:author="caio reis" w:date="2025-05-03T11:00:00Z" w16du:dateUtc="2025-05-03T14:00:00Z"/>
          <w:rFonts w:ascii="Arial" w:hAnsi="Arial" w:cs="Arial"/>
          <w:sz w:val="24"/>
          <w:szCs w:val="24"/>
        </w:rPr>
      </w:pPr>
    </w:p>
    <w:p w14:paraId="1DA7A260" w14:textId="77777777" w:rsidR="00B8600F" w:rsidRPr="00B8600F" w:rsidDel="00B8600F" w:rsidRDefault="00B8600F" w:rsidP="00B8600F">
      <w:pPr>
        <w:jc w:val="both"/>
        <w:rPr>
          <w:del w:id="123" w:author="caio reis" w:date="2025-05-03T11:03:00Z" w16du:dateUtc="2025-05-03T14:03:00Z"/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4. DISCUSSÃO</w:t>
      </w:r>
    </w:p>
    <w:p w14:paraId="430CFC31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6433A9EF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4.1 Efeito da Normalização de Features</w:t>
      </w:r>
    </w:p>
    <w:p w14:paraId="2D0B1044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1C7BBD66" w14:textId="77777777" w:rsidR="00B8600F" w:rsidRPr="00B8600F" w:rsidDel="00B8600F" w:rsidRDefault="00B8600F" w:rsidP="00B8600F">
      <w:pPr>
        <w:jc w:val="both"/>
        <w:rPr>
          <w:del w:id="124" w:author="caio reis" w:date="2025-05-03T11:03:00Z" w16du:dateUtc="2025-05-03T14:03:00Z"/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4.1.1 Impacto no Gradiente Descendente</w:t>
      </w:r>
    </w:p>
    <w:p w14:paraId="521DAA7A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5721DB8B" w14:textId="77777777" w:rsidR="00B8600F" w:rsidRPr="00B8600F" w:rsidDel="00785907" w:rsidRDefault="00B8600F">
      <w:pPr>
        <w:ind w:firstLine="708"/>
        <w:jc w:val="both"/>
        <w:rPr>
          <w:del w:id="125" w:author="caio reis" w:date="2025-05-03T11:08:00Z" w16du:dateUtc="2025-05-03T14:08:00Z"/>
          <w:rFonts w:ascii="Arial" w:hAnsi="Arial" w:cs="Arial"/>
          <w:sz w:val="24"/>
          <w:szCs w:val="24"/>
        </w:rPr>
        <w:pPrChange w:id="126" w:author="caio reis" w:date="2025-05-03T11:03:00Z" w16du:dateUtc="2025-05-03T14:03:00Z">
          <w:pPr>
            <w:jc w:val="both"/>
          </w:pPr>
        </w:pPrChange>
      </w:pPr>
      <w:r w:rsidRPr="00B8600F">
        <w:rPr>
          <w:rFonts w:ascii="Arial" w:hAnsi="Arial" w:cs="Arial"/>
          <w:sz w:val="24"/>
          <w:szCs w:val="24"/>
        </w:rPr>
        <w:t>A normalização de features tem um impacto significativo no desempenho do GD. Sem normalização, as features com escalas diferentes causam uma superfície de custo alongada, tornando o GD ineficiente e propenso a oscilações. Isso ocorre porque:</w:t>
      </w:r>
    </w:p>
    <w:p w14:paraId="48F03970" w14:textId="77777777" w:rsidR="00B8600F" w:rsidRPr="00B8600F" w:rsidRDefault="00B8600F">
      <w:pPr>
        <w:ind w:firstLine="708"/>
        <w:jc w:val="both"/>
        <w:rPr>
          <w:rFonts w:ascii="Arial" w:hAnsi="Arial" w:cs="Arial"/>
          <w:sz w:val="24"/>
          <w:szCs w:val="24"/>
        </w:rPr>
        <w:pPrChange w:id="127" w:author="caio reis" w:date="2025-05-03T11:08:00Z" w16du:dateUtc="2025-05-03T14:08:00Z">
          <w:pPr>
            <w:jc w:val="both"/>
          </w:pPr>
        </w:pPrChange>
      </w:pPr>
    </w:p>
    <w:p w14:paraId="42D864A4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1. Sem normalização: Features com valores maiores dominam o gradiente, causando passos desproporcionais nas diferentes direções.</w:t>
      </w:r>
    </w:p>
    <w:p w14:paraId="0299B116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5D2B53BC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2. Com normalização z-score: A superfície de custo torna-se mais simétrica, permitindo que o GD avance com passos mais equilibrados em todas as direções, acelerando a convergência.</w:t>
      </w:r>
    </w:p>
    <w:p w14:paraId="62383CB9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227E657E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3. Com normalização min-</w:t>
      </w:r>
      <w:proofErr w:type="spellStart"/>
      <w:r w:rsidRPr="00B8600F">
        <w:rPr>
          <w:rFonts w:ascii="Arial" w:hAnsi="Arial" w:cs="Arial"/>
          <w:sz w:val="24"/>
          <w:szCs w:val="24"/>
        </w:rPr>
        <w:t>max</w:t>
      </w:r>
      <w:proofErr w:type="spellEnd"/>
      <w:r w:rsidRPr="00B8600F">
        <w:rPr>
          <w:rFonts w:ascii="Arial" w:hAnsi="Arial" w:cs="Arial"/>
          <w:sz w:val="24"/>
          <w:szCs w:val="24"/>
        </w:rPr>
        <w:t>: Embora também melhore a convergência, pode ser menos robusta a outliers comparada à z-score.</w:t>
      </w:r>
    </w:p>
    <w:p w14:paraId="660855E8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68D49BE4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4.1.2 Impacto na Equação Normal</w:t>
      </w:r>
    </w:p>
    <w:p w14:paraId="3F6D6846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6346153A" w14:textId="77777777" w:rsidR="00B8600F" w:rsidRPr="00B8600F" w:rsidDel="00B8600F" w:rsidRDefault="00B8600F">
      <w:pPr>
        <w:ind w:firstLine="708"/>
        <w:jc w:val="both"/>
        <w:rPr>
          <w:del w:id="128" w:author="caio reis" w:date="2025-05-03T11:04:00Z" w16du:dateUtc="2025-05-03T14:04:00Z"/>
          <w:rFonts w:ascii="Arial" w:hAnsi="Arial" w:cs="Arial"/>
          <w:sz w:val="24"/>
          <w:szCs w:val="24"/>
        </w:rPr>
        <w:pPrChange w:id="129" w:author="caio reis" w:date="2025-05-03T11:04:00Z" w16du:dateUtc="2025-05-03T14:04:00Z">
          <w:pPr>
            <w:jc w:val="both"/>
          </w:pPr>
        </w:pPrChange>
      </w:pPr>
      <w:r w:rsidRPr="00B8600F">
        <w:rPr>
          <w:rFonts w:ascii="Arial" w:hAnsi="Arial" w:cs="Arial"/>
          <w:sz w:val="24"/>
          <w:szCs w:val="24"/>
        </w:rPr>
        <w:t>A Equação Normal é matematicamente invariante à escala das features, ou seja, teoricamente produz os mesmos resultados independentemente da normalização. No entanto, na prática:</w:t>
      </w:r>
    </w:p>
    <w:p w14:paraId="12A93D12" w14:textId="77777777" w:rsidR="00B8600F" w:rsidRPr="00B8600F" w:rsidRDefault="00B8600F">
      <w:pPr>
        <w:ind w:firstLine="708"/>
        <w:jc w:val="both"/>
        <w:rPr>
          <w:rFonts w:ascii="Arial" w:hAnsi="Arial" w:cs="Arial"/>
          <w:sz w:val="24"/>
          <w:szCs w:val="24"/>
        </w:rPr>
        <w:pPrChange w:id="130" w:author="caio reis" w:date="2025-05-03T11:04:00Z" w16du:dateUtc="2025-05-03T14:04:00Z">
          <w:pPr>
            <w:jc w:val="both"/>
          </w:pPr>
        </w:pPrChange>
      </w:pPr>
    </w:p>
    <w:p w14:paraId="01989DB4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1. Estabilidade numérica: Com features de escalas muito diferentes, a matriz XᵀX pode se tornar mal condicionada, afetando a precisão da inversão.</w:t>
      </w:r>
    </w:p>
    <w:p w14:paraId="56E6C4C7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6E17DD95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 xml:space="preserve">2. Precisão computacional: A normalização pode melhorar a estabilidade numérica da operação de </w:t>
      </w:r>
      <w:proofErr w:type="spellStart"/>
      <w:r w:rsidRPr="00B8600F">
        <w:rPr>
          <w:rFonts w:ascii="Arial" w:hAnsi="Arial" w:cs="Arial"/>
          <w:sz w:val="24"/>
          <w:szCs w:val="24"/>
        </w:rPr>
        <w:t>pseudo-inversa</w:t>
      </w:r>
      <w:proofErr w:type="spellEnd"/>
      <w:r w:rsidRPr="00B8600F">
        <w:rPr>
          <w:rFonts w:ascii="Arial" w:hAnsi="Arial" w:cs="Arial"/>
          <w:sz w:val="24"/>
          <w:szCs w:val="24"/>
        </w:rPr>
        <w:t>, especialmente em sistemas com precisão limitada.</w:t>
      </w:r>
    </w:p>
    <w:p w14:paraId="249C99E3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26C85D94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4.2 Comparação de Desempenho entre GD e NE</w:t>
      </w:r>
    </w:p>
    <w:p w14:paraId="6FBAAE82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67C5B6D2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4.2.1 Tempo de Execução</w:t>
      </w:r>
    </w:p>
    <w:p w14:paraId="27039166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4EEDBA3D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- Gradiente Descendente: O tempo de execução escala com O(kn²), onde k é o número de iterações e n é o número de features. Para conjuntos de dados pequenos ou médios, pode ser mais lento que a NE.</w:t>
      </w:r>
    </w:p>
    <w:p w14:paraId="110E9B3E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78664E45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- Equação Normal: O tempo de execução escala com O(n³) devido à inversão da matriz. Para conjuntos de dados com muitas features, pode se tornar computacionalmente proibitivo.</w:t>
      </w:r>
    </w:p>
    <w:p w14:paraId="07D5A87A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2AAD0A17" w14:textId="77777777" w:rsidR="00B8600F" w:rsidRPr="00B8600F" w:rsidDel="00B8600F" w:rsidRDefault="00B8600F" w:rsidP="00B8600F">
      <w:pPr>
        <w:jc w:val="both"/>
        <w:rPr>
          <w:del w:id="131" w:author="caio reis" w:date="2025-05-03T11:04:00Z" w16du:dateUtc="2025-05-03T14:04:00Z"/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4.2.2 Precisão</w:t>
      </w:r>
    </w:p>
    <w:p w14:paraId="4B68EFEB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13C8E2DD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- Gradiente Descendente: A precisão depende do número de iterações e da taxa de aprendizado. Com parâmetros adequados e normalização, pode se aproximar muito do ótimo global.</w:t>
      </w:r>
    </w:p>
    <w:p w14:paraId="1CB3FF9F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4062273E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 xml:space="preserve">- Equação Normal: Fornece diretamente o ótimo global em uma única operação, sem necessidade de ajuste de </w:t>
      </w:r>
      <w:proofErr w:type="spellStart"/>
      <w:r w:rsidRPr="00B8600F">
        <w:rPr>
          <w:rFonts w:ascii="Arial" w:hAnsi="Arial" w:cs="Arial"/>
          <w:sz w:val="24"/>
          <w:szCs w:val="24"/>
        </w:rPr>
        <w:t>hiperparâmetros</w:t>
      </w:r>
      <w:proofErr w:type="spellEnd"/>
      <w:r w:rsidRPr="00B8600F">
        <w:rPr>
          <w:rFonts w:ascii="Arial" w:hAnsi="Arial" w:cs="Arial"/>
          <w:sz w:val="24"/>
          <w:szCs w:val="24"/>
        </w:rPr>
        <w:t>.</w:t>
      </w:r>
    </w:p>
    <w:p w14:paraId="10883D02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55993424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lastRenderedPageBreak/>
        <w:t>4.2.3 Robustez</w:t>
      </w:r>
    </w:p>
    <w:p w14:paraId="71722EAE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4475AEBD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- Gradiente Descendente: Mais flexível e adaptável a diferentes tipos de problemas. Pode ser estendido para modelos não-lineares e conjuntos de dados muito grandes.</w:t>
      </w:r>
    </w:p>
    <w:p w14:paraId="71BD674B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0A3091E6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- Equação Normal: Limitado a problemas lineares e pode enfrentar problemas de estabilidade numérica com features colineares ou mal condicionadas.</w:t>
      </w:r>
    </w:p>
    <w:p w14:paraId="0459DC88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066DF4D3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5. CONCLUSÕES</w:t>
      </w:r>
    </w:p>
    <w:p w14:paraId="4355E498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512F7FEC" w14:textId="77777777" w:rsidR="00B8600F" w:rsidRPr="00B8600F" w:rsidRDefault="00B8600F">
      <w:pPr>
        <w:ind w:firstLine="708"/>
        <w:jc w:val="both"/>
        <w:rPr>
          <w:rFonts w:ascii="Arial" w:hAnsi="Arial" w:cs="Arial"/>
          <w:sz w:val="24"/>
          <w:szCs w:val="24"/>
        </w:rPr>
        <w:pPrChange w:id="132" w:author="caio reis" w:date="2025-05-03T11:04:00Z" w16du:dateUtc="2025-05-03T14:04:00Z">
          <w:pPr>
            <w:jc w:val="both"/>
          </w:pPr>
        </w:pPrChange>
      </w:pPr>
      <w:r w:rsidRPr="00B8600F">
        <w:rPr>
          <w:rFonts w:ascii="Arial" w:hAnsi="Arial" w:cs="Arial"/>
          <w:sz w:val="24"/>
          <w:szCs w:val="24"/>
        </w:rPr>
        <w:t>A análise comparativa entre Gradiente Descendente e Equação Normal para regressão linear multivariada, considerando diferentes técnicas de normalização, permite concluir que:</w:t>
      </w:r>
    </w:p>
    <w:p w14:paraId="264B5F5F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349682CC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1. Normalização de features: É crucial para o desempenho eficiente do Gradiente Descendente, mas menos impactante para a Equação Normal. A normalização z-score mostrou-se mais robusta e eficiente para o conjunto de dados analisado.</w:t>
      </w:r>
    </w:p>
    <w:p w14:paraId="0D24AA4C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52A5E573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2. Escolha do método de otimização: Depende das características do problema:</w:t>
      </w:r>
    </w:p>
    <w:p w14:paraId="41603D53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 xml:space="preserve">   - Para conjuntos de dados pequenos </w:t>
      </w:r>
      <w:proofErr w:type="spellStart"/>
      <w:r w:rsidRPr="00B8600F">
        <w:rPr>
          <w:rFonts w:ascii="Arial" w:hAnsi="Arial" w:cs="Arial"/>
          <w:sz w:val="24"/>
          <w:szCs w:val="24"/>
        </w:rPr>
        <w:t>a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médios (n &lt; 10.000), a Equação Normal é geralmente mais rápida e precisa.</w:t>
      </w:r>
    </w:p>
    <w:p w14:paraId="241D7D1C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 xml:space="preserve">   - Para conjuntos de dados grandes ou com muitas features, o Gradiente Descendente é mais escalável e eficiente.</w:t>
      </w:r>
    </w:p>
    <w:p w14:paraId="1A555A7D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577D338B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 xml:space="preserve">3. </w:t>
      </w:r>
      <w:proofErr w:type="spellStart"/>
      <w:r w:rsidRPr="00B8600F">
        <w:rPr>
          <w:rFonts w:ascii="Arial" w:hAnsi="Arial" w:cs="Arial"/>
          <w:sz w:val="24"/>
          <w:szCs w:val="24"/>
        </w:rPr>
        <w:t>Interpretabilidade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do modelo: O plano de regressão 3D obtido demonstra como o modelo captura a relação entre as features e o preço das casas, permitindo predições baseadas em novos dados.</w:t>
      </w:r>
    </w:p>
    <w:p w14:paraId="792F35EE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2334F4E2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4. Convergência e estabilidade: A normalização adequada garante uma convergência mais rápida e estável do Gradiente Descendente, aproximando seu desempenho ao da Equação Normal em termos de custo final.</w:t>
      </w:r>
    </w:p>
    <w:p w14:paraId="41A33AAC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2E0EB7A5" w14:textId="77777777" w:rsidR="00B8600F" w:rsidRPr="00B8600F" w:rsidRDefault="00B8600F">
      <w:pPr>
        <w:ind w:firstLine="708"/>
        <w:jc w:val="both"/>
        <w:rPr>
          <w:rFonts w:ascii="Arial" w:hAnsi="Arial" w:cs="Arial"/>
          <w:sz w:val="24"/>
          <w:szCs w:val="24"/>
        </w:rPr>
        <w:pPrChange w:id="133" w:author="caio reis" w:date="2025-05-03T11:05:00Z" w16du:dateUtc="2025-05-03T14:05:00Z">
          <w:pPr>
            <w:jc w:val="both"/>
          </w:pPr>
        </w:pPrChange>
      </w:pPr>
      <w:r w:rsidRPr="00B8600F">
        <w:rPr>
          <w:rFonts w:ascii="Arial" w:hAnsi="Arial" w:cs="Arial"/>
          <w:sz w:val="24"/>
          <w:szCs w:val="24"/>
        </w:rPr>
        <w:t xml:space="preserve">Este estudo reforça a importância da preparação adequada dos dados e da escolha criteriosa do método de otimização em problemas de regressão linear </w:t>
      </w:r>
      <w:r w:rsidRPr="00B8600F">
        <w:rPr>
          <w:rFonts w:ascii="Arial" w:hAnsi="Arial" w:cs="Arial"/>
          <w:sz w:val="24"/>
          <w:szCs w:val="24"/>
        </w:rPr>
        <w:lastRenderedPageBreak/>
        <w:t>multivariada, considerando o tamanho do conjunto de dados, o número de features e os requisitos computacionais.</w:t>
      </w:r>
    </w:p>
    <w:p w14:paraId="05A802A5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197A3548" w14:textId="0D397983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6. REFERÊNCIAS</w:t>
      </w:r>
    </w:p>
    <w:p w14:paraId="005ACD9F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368F04A9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 xml:space="preserve">HASTIE, T.; TIBSHIRANI, R.; FRIEDMAN, J. **The </w:t>
      </w:r>
      <w:proofErr w:type="spellStart"/>
      <w:r w:rsidRPr="00B8600F">
        <w:rPr>
          <w:rFonts w:ascii="Arial" w:hAnsi="Arial" w:cs="Arial"/>
          <w:sz w:val="24"/>
          <w:szCs w:val="24"/>
        </w:rPr>
        <w:t>Elements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600F">
        <w:rPr>
          <w:rFonts w:ascii="Arial" w:hAnsi="Arial" w:cs="Arial"/>
          <w:sz w:val="24"/>
          <w:szCs w:val="24"/>
        </w:rPr>
        <w:t>of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600F">
        <w:rPr>
          <w:rFonts w:ascii="Arial" w:hAnsi="Arial" w:cs="Arial"/>
          <w:sz w:val="24"/>
          <w:szCs w:val="24"/>
        </w:rPr>
        <w:t>Statistical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Learning**. 2. ed. New York: Springer, 2009.</w:t>
      </w:r>
    </w:p>
    <w:p w14:paraId="27B28E34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08063BB5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 xml:space="preserve">NG, A. **Machine Learning**. Stanford </w:t>
      </w:r>
      <w:proofErr w:type="spellStart"/>
      <w:r w:rsidRPr="00B8600F">
        <w:rPr>
          <w:rFonts w:ascii="Arial" w:hAnsi="Arial" w:cs="Arial"/>
          <w:sz w:val="24"/>
          <w:szCs w:val="24"/>
        </w:rPr>
        <w:t>University</w:t>
      </w:r>
      <w:proofErr w:type="spellEnd"/>
      <w:r w:rsidRPr="00B8600F">
        <w:rPr>
          <w:rFonts w:ascii="Arial" w:hAnsi="Arial" w:cs="Arial"/>
          <w:sz w:val="24"/>
          <w:szCs w:val="24"/>
        </w:rPr>
        <w:t>, 2018. Disponível em: &lt;https://www.coursera.org/</w:t>
      </w:r>
      <w:proofErr w:type="spellStart"/>
      <w:r w:rsidRPr="00B8600F">
        <w:rPr>
          <w:rFonts w:ascii="Arial" w:hAnsi="Arial" w:cs="Arial"/>
          <w:sz w:val="24"/>
          <w:szCs w:val="24"/>
        </w:rPr>
        <w:t>learn</w:t>
      </w:r>
      <w:proofErr w:type="spellEnd"/>
      <w:r w:rsidRPr="00B8600F">
        <w:rPr>
          <w:rFonts w:ascii="Arial" w:hAnsi="Arial" w:cs="Arial"/>
          <w:sz w:val="24"/>
          <w:szCs w:val="24"/>
        </w:rPr>
        <w:t>/machine-learning&gt;.</w:t>
      </w:r>
    </w:p>
    <w:p w14:paraId="722D47EC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4E2D1947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BISHOP, C. M. **</w:t>
      </w:r>
      <w:proofErr w:type="spellStart"/>
      <w:r w:rsidRPr="00B8600F">
        <w:rPr>
          <w:rFonts w:ascii="Arial" w:hAnsi="Arial" w:cs="Arial"/>
          <w:sz w:val="24"/>
          <w:szCs w:val="24"/>
        </w:rPr>
        <w:t>Pattern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600F">
        <w:rPr>
          <w:rFonts w:ascii="Arial" w:hAnsi="Arial" w:cs="Arial"/>
          <w:sz w:val="24"/>
          <w:szCs w:val="24"/>
        </w:rPr>
        <w:t>Recognition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600F">
        <w:rPr>
          <w:rFonts w:ascii="Arial" w:hAnsi="Arial" w:cs="Arial"/>
          <w:sz w:val="24"/>
          <w:szCs w:val="24"/>
        </w:rPr>
        <w:t>and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Machine Learning**. New York: Springer, 2006.</w:t>
      </w:r>
    </w:p>
    <w:p w14:paraId="332F8C0A" w14:textId="77777777" w:rsidR="00B8600F" w:rsidRPr="00B8600F" w:rsidRDefault="00B8600F" w:rsidP="00B8600F">
      <w:pPr>
        <w:jc w:val="both"/>
        <w:rPr>
          <w:ins w:id="134" w:author="caio reis" w:date="2025-05-03T11:00:00Z" w16du:dateUtc="2025-05-03T14:00:00Z"/>
          <w:rFonts w:ascii="Arial" w:hAnsi="Arial" w:cs="Arial"/>
          <w:sz w:val="24"/>
          <w:szCs w:val="24"/>
        </w:rPr>
      </w:pPr>
    </w:p>
    <w:p w14:paraId="0D16102D" w14:textId="421C2DE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JAMES, G. et al. **</w:t>
      </w:r>
      <w:proofErr w:type="spellStart"/>
      <w:r w:rsidRPr="00B8600F">
        <w:rPr>
          <w:rFonts w:ascii="Arial" w:hAnsi="Arial" w:cs="Arial"/>
          <w:sz w:val="24"/>
          <w:szCs w:val="24"/>
        </w:rPr>
        <w:t>An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600F">
        <w:rPr>
          <w:rFonts w:ascii="Arial" w:hAnsi="Arial" w:cs="Arial"/>
          <w:sz w:val="24"/>
          <w:szCs w:val="24"/>
        </w:rPr>
        <w:t>Introduction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600F">
        <w:rPr>
          <w:rFonts w:ascii="Arial" w:hAnsi="Arial" w:cs="Arial"/>
          <w:sz w:val="24"/>
          <w:szCs w:val="24"/>
        </w:rPr>
        <w:t>to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600F">
        <w:rPr>
          <w:rFonts w:ascii="Arial" w:hAnsi="Arial" w:cs="Arial"/>
          <w:sz w:val="24"/>
          <w:szCs w:val="24"/>
        </w:rPr>
        <w:t>Statistical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Learning**. New York: Springer, 2013.</w:t>
      </w:r>
    </w:p>
    <w:p w14:paraId="6AB87351" w14:textId="77777777" w:rsidR="00E91A17" w:rsidRDefault="00E91A17">
      <w:pPr>
        <w:jc w:val="both"/>
        <w:rPr>
          <w:ins w:id="135" w:author="caio reis" w:date="2025-05-03T11:26:00Z" w16du:dateUtc="2025-05-03T14:26:00Z"/>
          <w:rFonts w:ascii="Arial" w:hAnsi="Arial" w:cs="Arial"/>
          <w:sz w:val="24"/>
          <w:szCs w:val="24"/>
        </w:rPr>
      </w:pPr>
    </w:p>
    <w:p w14:paraId="275402DE" w14:textId="77777777" w:rsidR="00C41B63" w:rsidRDefault="00C41B63">
      <w:pPr>
        <w:jc w:val="both"/>
        <w:rPr>
          <w:ins w:id="136" w:author="caio reis" w:date="2025-05-03T11:26:00Z" w16du:dateUtc="2025-05-03T14:26:00Z"/>
          <w:rFonts w:ascii="Arial" w:hAnsi="Arial" w:cs="Arial"/>
          <w:sz w:val="24"/>
          <w:szCs w:val="24"/>
        </w:rPr>
      </w:pPr>
    </w:p>
    <w:p w14:paraId="20EBDC15" w14:textId="77777777" w:rsidR="00C41B63" w:rsidRDefault="00C41B63">
      <w:pPr>
        <w:jc w:val="both"/>
        <w:rPr>
          <w:ins w:id="137" w:author="caio reis" w:date="2025-05-03T11:26:00Z" w16du:dateUtc="2025-05-03T14:26:00Z"/>
          <w:rFonts w:ascii="Arial" w:hAnsi="Arial" w:cs="Arial"/>
          <w:sz w:val="24"/>
          <w:szCs w:val="24"/>
        </w:rPr>
      </w:pPr>
    </w:p>
    <w:p w14:paraId="70EAEA96" w14:textId="77777777" w:rsidR="00C41B63" w:rsidRDefault="00C41B63">
      <w:pPr>
        <w:jc w:val="both"/>
        <w:rPr>
          <w:ins w:id="138" w:author="caio reis" w:date="2025-05-03T11:26:00Z" w16du:dateUtc="2025-05-03T14:26:00Z"/>
          <w:rFonts w:ascii="Arial" w:hAnsi="Arial" w:cs="Arial"/>
          <w:sz w:val="24"/>
          <w:szCs w:val="24"/>
        </w:rPr>
      </w:pPr>
    </w:p>
    <w:p w14:paraId="4C57B938" w14:textId="0E111429" w:rsidR="00C41B63" w:rsidRPr="00C41B63" w:rsidRDefault="00C41B63" w:rsidP="00C41B6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 do repositório com o código: </w:t>
      </w:r>
      <w:r w:rsidRPr="00C41B63">
        <w:rPr>
          <w:rFonts w:ascii="Arial" w:hAnsi="Arial" w:cs="Arial"/>
          <w:sz w:val="24"/>
          <w:szCs w:val="24"/>
        </w:rPr>
        <w:t>https://github.com/caiordev/REDES_NEURAIS/tree/main/regressao-linear-multivariada_Caio_Reis</w:t>
      </w:r>
    </w:p>
    <w:sectPr w:rsidR="00C41B63" w:rsidRPr="00C41B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711AC9"/>
    <w:multiLevelType w:val="multilevel"/>
    <w:tmpl w:val="9C26CD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FF4401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13F2968"/>
    <w:multiLevelType w:val="multilevel"/>
    <w:tmpl w:val="5F36FB2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9EC695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768572079">
    <w:abstractNumId w:val="1"/>
  </w:num>
  <w:num w:numId="2" w16cid:durableId="504132117">
    <w:abstractNumId w:val="3"/>
  </w:num>
  <w:num w:numId="3" w16cid:durableId="243076240">
    <w:abstractNumId w:val="2"/>
  </w:num>
  <w:num w:numId="4" w16cid:durableId="167938129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caio reis">
    <w15:presenceInfo w15:providerId="Windows Live" w15:userId="7c4207f50101d26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trackRevision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A17"/>
    <w:rsid w:val="00066E47"/>
    <w:rsid w:val="00274696"/>
    <w:rsid w:val="00350C0E"/>
    <w:rsid w:val="00537647"/>
    <w:rsid w:val="00604781"/>
    <w:rsid w:val="00612F4B"/>
    <w:rsid w:val="0072273E"/>
    <w:rsid w:val="00742F89"/>
    <w:rsid w:val="00785907"/>
    <w:rsid w:val="008069E6"/>
    <w:rsid w:val="009325E5"/>
    <w:rsid w:val="00A37291"/>
    <w:rsid w:val="00B8600F"/>
    <w:rsid w:val="00C41B63"/>
    <w:rsid w:val="00C71E82"/>
    <w:rsid w:val="00E91A17"/>
    <w:rsid w:val="00F97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D6EF7E"/>
  <w15:chartTrackingRefBased/>
  <w15:docId w15:val="{22CC5210-A3F7-4FD9-BA5D-05D5BF9E7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91A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91A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91A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91A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91A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91A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91A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91A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91A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dicedeilustraes">
    <w:name w:val="table of figures"/>
    <w:basedOn w:val="Normal"/>
    <w:next w:val="Normal"/>
    <w:uiPriority w:val="99"/>
    <w:semiHidden/>
    <w:unhideWhenUsed/>
    <w:rsid w:val="00C71E82"/>
    <w:pPr>
      <w:spacing w:after="0" w:line="360" w:lineRule="auto"/>
    </w:pPr>
    <w:rPr>
      <w:rFonts w:ascii="Arial" w:hAnsi="Arial"/>
      <w:sz w:val="24"/>
    </w:rPr>
  </w:style>
  <w:style w:type="character" w:customStyle="1" w:styleId="Ttulo1Char">
    <w:name w:val="Título 1 Char"/>
    <w:basedOn w:val="Fontepargpadro"/>
    <w:link w:val="Ttulo1"/>
    <w:uiPriority w:val="9"/>
    <w:rsid w:val="00E91A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91A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91A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91A1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91A1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91A1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91A1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91A1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91A1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91A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1A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91A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91A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91A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91A1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91A1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91A1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91A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91A1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91A17"/>
    <w:rPr>
      <w:b/>
      <w:bCs/>
      <w:smallCaps/>
      <w:color w:val="0F4761" w:themeColor="accent1" w:themeShade="BF"/>
      <w:spacing w:val="5"/>
    </w:rPr>
  </w:style>
  <w:style w:type="paragraph" w:styleId="Reviso">
    <w:name w:val="Revision"/>
    <w:hidden/>
    <w:uiPriority w:val="99"/>
    <w:semiHidden/>
    <w:rsid w:val="00E91A1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391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3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6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1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6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2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4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4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microsoft.com/office/2011/relationships/people" Target="peop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76CECD-9B99-4F4D-8E5D-4A17DC9130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1432</TotalTime>
  <Pages>11</Pages>
  <Words>1586</Words>
  <Characters>8569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caio reis</dc:creator>
  <cp:keywords/>
  <dc:description/>
  <cp:lastModifiedBy>caio reis</cp:lastModifiedBy>
  <cp:revision>5</cp:revision>
  <dcterms:created xsi:type="dcterms:W3CDTF">2025-05-01T18:16:00Z</dcterms:created>
  <dcterms:modified xsi:type="dcterms:W3CDTF">2025-05-03T14:27:00Z</dcterms:modified>
</cp:coreProperties>
</file>